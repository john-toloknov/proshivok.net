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46B94" w14:textId="77777777" w:rsidR="00F42F13" w:rsidRPr="00A57C1E" w:rsidRDefault="00F42F13" w:rsidP="00241BC0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60FCE68" w14:textId="77777777" w:rsidR="00A26EF9" w:rsidRPr="00A57C1E" w:rsidRDefault="00A26EF9" w:rsidP="00241BC0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76E23C0" w14:textId="77777777" w:rsidR="00F42F13" w:rsidRPr="00A57C1E" w:rsidRDefault="00F42F13" w:rsidP="00241BC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75E70E3" w14:textId="77777777" w:rsidR="00F42F13" w:rsidRPr="00A57C1E" w:rsidRDefault="00F42F13" w:rsidP="000B502F">
      <w:pPr>
        <w:jc w:val="right"/>
        <w:rPr>
          <w:rFonts w:ascii="Times New Roman" w:hAnsi="Times New Roman"/>
          <w:b/>
          <w:sz w:val="28"/>
          <w:szCs w:val="28"/>
        </w:rPr>
      </w:pPr>
    </w:p>
    <w:p w14:paraId="5D1DA348" w14:textId="77777777" w:rsidR="00F42F13" w:rsidRPr="00A57C1E" w:rsidRDefault="00F42F13" w:rsidP="00241BC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50DF3CC" w14:textId="77777777" w:rsidR="00F42F13" w:rsidRPr="00A57C1E" w:rsidRDefault="00F42F13" w:rsidP="00241BC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34EAF81" w14:textId="77777777" w:rsidR="004B67E6" w:rsidRPr="00A57C1E" w:rsidRDefault="004B67E6" w:rsidP="00241BC0">
      <w:pPr>
        <w:pStyle w:val="a3"/>
        <w:tabs>
          <w:tab w:val="left" w:pos="567"/>
        </w:tabs>
        <w:ind w:left="0"/>
        <w:jc w:val="both"/>
        <w:outlineLvl w:val="0"/>
        <w:rPr>
          <w:rFonts w:ascii="Times New Roman" w:hAnsi="Times New Roman"/>
          <w:b/>
        </w:rPr>
      </w:pPr>
    </w:p>
    <w:p w14:paraId="4CAFABE6" w14:textId="77777777" w:rsidR="00706630" w:rsidRPr="00A57C1E" w:rsidRDefault="00706630" w:rsidP="00241BC0">
      <w:pPr>
        <w:pStyle w:val="a3"/>
        <w:tabs>
          <w:tab w:val="left" w:pos="567"/>
        </w:tabs>
        <w:ind w:left="0"/>
        <w:jc w:val="both"/>
        <w:outlineLvl w:val="0"/>
        <w:rPr>
          <w:rFonts w:ascii="Times New Roman" w:hAnsi="Times New Roman"/>
          <w:b/>
        </w:rPr>
      </w:pPr>
    </w:p>
    <w:p w14:paraId="0A626DB3" w14:textId="77777777" w:rsidR="004B67E6" w:rsidRPr="00362BE6" w:rsidRDefault="00362BE6" w:rsidP="00C94EDF">
      <w:pPr>
        <w:pStyle w:val="a3"/>
        <w:tabs>
          <w:tab w:val="left" w:pos="567"/>
        </w:tabs>
        <w:ind w:left="0"/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Инструкция по подключению сервиса «</w:t>
      </w:r>
      <w:r w:rsidR="00D85742">
        <w:rPr>
          <w:rFonts w:ascii="Times New Roman" w:hAnsi="Times New Roman"/>
          <w:b/>
          <w:sz w:val="48"/>
          <w:szCs w:val="48"/>
          <w:lang w:val="en-US"/>
        </w:rPr>
        <w:t>TV</w:t>
      </w:r>
      <w:r w:rsidR="00D85742" w:rsidRPr="00D85742">
        <w:rPr>
          <w:rFonts w:ascii="Times New Roman" w:hAnsi="Times New Roman"/>
          <w:b/>
          <w:sz w:val="48"/>
          <w:szCs w:val="48"/>
        </w:rPr>
        <w:t xml:space="preserve"> </w:t>
      </w:r>
      <w:r w:rsidR="00D85742">
        <w:rPr>
          <w:rFonts w:ascii="Times New Roman" w:hAnsi="Times New Roman"/>
          <w:b/>
          <w:sz w:val="48"/>
          <w:szCs w:val="48"/>
        </w:rPr>
        <w:t>Интернет Дома</w:t>
      </w:r>
      <w:r>
        <w:rPr>
          <w:rFonts w:ascii="Times New Roman" w:hAnsi="Times New Roman"/>
          <w:b/>
          <w:sz w:val="48"/>
          <w:szCs w:val="48"/>
        </w:rPr>
        <w:t>» (</w:t>
      </w:r>
      <w:r>
        <w:rPr>
          <w:rFonts w:ascii="Times New Roman" w:hAnsi="Times New Roman"/>
          <w:b/>
          <w:sz w:val="48"/>
          <w:szCs w:val="48"/>
          <w:lang w:val="en-US"/>
        </w:rPr>
        <w:t>TVE</w:t>
      </w:r>
      <w:r w:rsidRPr="00362BE6">
        <w:rPr>
          <w:rFonts w:ascii="Times New Roman" w:hAnsi="Times New Roman"/>
          <w:b/>
          <w:sz w:val="48"/>
          <w:szCs w:val="48"/>
        </w:rPr>
        <w:t>)</w:t>
      </w:r>
      <w:r w:rsidR="004B67E6" w:rsidRPr="00A57C1E">
        <w:rPr>
          <w:rFonts w:ascii="Times New Roman" w:hAnsi="Times New Roman"/>
          <w:b/>
          <w:sz w:val="48"/>
          <w:szCs w:val="48"/>
        </w:rPr>
        <w:t>.</w:t>
      </w:r>
    </w:p>
    <w:p w14:paraId="11649D00" w14:textId="77777777" w:rsidR="009D7818" w:rsidRPr="009D7818" w:rsidRDefault="009D7818" w:rsidP="009D7818">
      <w:pPr>
        <w:pStyle w:val="a3"/>
        <w:tabs>
          <w:tab w:val="left" w:pos="567"/>
        </w:tabs>
        <w:ind w:left="0"/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Диагностика подключения</w:t>
      </w:r>
    </w:p>
    <w:p w14:paraId="7D172904" w14:textId="2CE0FB75" w:rsidR="00362BE6" w:rsidRDefault="00362BE6" w:rsidP="00C94EDF">
      <w:pPr>
        <w:pStyle w:val="a3"/>
        <w:tabs>
          <w:tab w:val="left" w:pos="567"/>
        </w:tabs>
        <w:ind w:left="0"/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Часто задаваемые вопросы</w:t>
      </w:r>
    </w:p>
    <w:p w14:paraId="7C8D791B" w14:textId="77777777" w:rsidR="004B67E6" w:rsidRPr="00A57C1E" w:rsidRDefault="004B67E6" w:rsidP="00C94EDF">
      <w:pPr>
        <w:pStyle w:val="a3"/>
        <w:tabs>
          <w:tab w:val="left" w:pos="567"/>
        </w:tabs>
        <w:ind w:left="0"/>
        <w:jc w:val="both"/>
        <w:rPr>
          <w:rFonts w:ascii="Times New Roman" w:hAnsi="Times New Roman"/>
          <w:b/>
        </w:rPr>
      </w:pPr>
    </w:p>
    <w:p w14:paraId="5A6C0E59" w14:textId="77777777" w:rsidR="00A57C1E" w:rsidRDefault="00A57C1E" w:rsidP="005A3C9E">
      <w:pPr>
        <w:ind w:left="708" w:hanging="708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7E6F4AD0" w14:textId="77777777" w:rsidR="00672C00" w:rsidRPr="00A57C1E" w:rsidRDefault="00672C00" w:rsidP="00241BC0">
      <w:pPr>
        <w:pStyle w:val="a3"/>
        <w:tabs>
          <w:tab w:val="left" w:pos="567"/>
        </w:tabs>
        <w:ind w:left="0"/>
        <w:jc w:val="both"/>
        <w:outlineLvl w:val="0"/>
        <w:rPr>
          <w:rFonts w:ascii="Times New Roman" w:hAnsi="Times New Roman"/>
          <w:b/>
        </w:rPr>
      </w:pPr>
    </w:p>
    <w:p w14:paraId="0E960FA4" w14:textId="77777777" w:rsidR="00C94EDF" w:rsidRPr="001D335E" w:rsidRDefault="00C94EDF" w:rsidP="001D335E">
      <w:pPr>
        <w:pStyle w:val="1"/>
      </w:pPr>
      <w:bookmarkStart w:id="0" w:name="_Toc48300570"/>
      <w:r w:rsidRPr="001D335E">
        <w:t>Оглавление</w:t>
      </w:r>
      <w:bookmarkEnd w:id="0"/>
    </w:p>
    <w:p w14:paraId="7FC46584" w14:textId="0EDB1FBB" w:rsidR="00D13CEB" w:rsidRDefault="005F2A6A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r w:rsidRPr="00A57C1E">
        <w:rPr>
          <w:rFonts w:ascii="Times New Roman" w:hAnsi="Times New Roman"/>
        </w:rPr>
        <w:fldChar w:fldCharType="begin"/>
      </w:r>
      <w:r w:rsidR="00C94EDF" w:rsidRPr="00A57C1E">
        <w:rPr>
          <w:rFonts w:ascii="Times New Roman" w:hAnsi="Times New Roman"/>
        </w:rPr>
        <w:instrText xml:space="preserve"> TOC \o "1-3" \h \z \u </w:instrText>
      </w:r>
      <w:r w:rsidRPr="00A57C1E">
        <w:rPr>
          <w:rFonts w:ascii="Times New Roman" w:hAnsi="Times New Roman"/>
        </w:rPr>
        <w:fldChar w:fldCharType="separate"/>
      </w:r>
      <w:hyperlink w:anchor="_Toc48300570" w:history="1">
        <w:r w:rsidR="00D13CEB" w:rsidRPr="00135F16">
          <w:rPr>
            <w:rStyle w:val="ab"/>
            <w:noProof/>
          </w:rPr>
          <w:t>1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Оглавление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_Toc48300570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2</w:t>
        </w:r>
        <w:r w:rsidR="00D13CEB">
          <w:rPr>
            <w:noProof/>
            <w:webHidden/>
          </w:rPr>
          <w:fldChar w:fldCharType="end"/>
        </w:r>
      </w:hyperlink>
    </w:p>
    <w:p w14:paraId="2C7766B9" w14:textId="6D45DC7D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1" w:history="1">
        <w:r w:rsidR="00D13CEB" w:rsidRPr="00135F16">
          <w:rPr>
            <w:rStyle w:val="ab"/>
            <w:noProof/>
          </w:rPr>
          <w:t>2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Термины и сокращения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_Toc48300571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3</w:t>
        </w:r>
        <w:r w:rsidR="00D13CEB">
          <w:rPr>
            <w:noProof/>
            <w:webHidden/>
          </w:rPr>
          <w:fldChar w:fldCharType="end"/>
        </w:r>
      </w:hyperlink>
    </w:p>
    <w:p w14:paraId="7BACA517" w14:textId="425609C8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2" w:history="1">
        <w:r w:rsidR="00D13CEB" w:rsidRPr="00135F16">
          <w:rPr>
            <w:rStyle w:val="ab"/>
            <w:noProof/>
          </w:rPr>
          <w:t>3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История изменения документа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_Toc48300572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4</w:t>
        </w:r>
        <w:r w:rsidR="00D13CEB">
          <w:rPr>
            <w:noProof/>
            <w:webHidden/>
          </w:rPr>
          <w:fldChar w:fldCharType="end"/>
        </w:r>
      </w:hyperlink>
    </w:p>
    <w:p w14:paraId="2946540D" w14:textId="7291FF3B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3" w:history="1">
        <w:r w:rsidR="00D13CEB" w:rsidRPr="00135F16">
          <w:rPr>
            <w:rStyle w:val="ab"/>
            <w:noProof/>
          </w:rPr>
          <w:t>4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Описание продукта и поддерживаемые устройства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_Toc48300573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5</w:t>
        </w:r>
        <w:r w:rsidR="00D13CEB">
          <w:rPr>
            <w:noProof/>
            <w:webHidden/>
          </w:rPr>
          <w:fldChar w:fldCharType="end"/>
        </w:r>
      </w:hyperlink>
    </w:p>
    <w:p w14:paraId="0A133165" w14:textId="7A2A10DA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4" w:history="1">
        <w:r w:rsidR="00D13CEB" w:rsidRPr="00135F16">
          <w:rPr>
            <w:rStyle w:val="ab"/>
            <w:noProof/>
          </w:rPr>
          <w:t>5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Обязательные условия для работы услуги TVE + подключение приставки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_Toc48300574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5</w:t>
        </w:r>
        <w:r w:rsidR="00D13CEB">
          <w:rPr>
            <w:noProof/>
            <w:webHidden/>
          </w:rPr>
          <w:fldChar w:fldCharType="end"/>
        </w:r>
      </w:hyperlink>
    </w:p>
    <w:p w14:paraId="1D5AABC9" w14:textId="154CE9DD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5" w:history="1">
        <w:r w:rsidR="00D13CEB" w:rsidRPr="00135F16">
          <w:rPr>
            <w:rStyle w:val="ab"/>
            <w:noProof/>
          </w:rPr>
          <w:t>6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 xml:space="preserve">Подключение приставки </w:t>
        </w:r>
        <w:r w:rsidR="00D13CEB" w:rsidRPr="00135F16">
          <w:rPr>
            <w:rStyle w:val="ab"/>
            <w:noProof/>
            <w:lang w:val="en-US"/>
          </w:rPr>
          <w:t>TVE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_Toc48300575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6</w:t>
        </w:r>
        <w:r w:rsidR="00D13CEB">
          <w:rPr>
            <w:noProof/>
            <w:webHidden/>
          </w:rPr>
          <w:fldChar w:fldCharType="end"/>
        </w:r>
      </w:hyperlink>
    </w:p>
    <w:p w14:paraId="3A7D0B6C" w14:textId="5557849F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6" w:history="1">
        <w:r w:rsidR="00D13CEB" w:rsidRPr="00135F16">
          <w:rPr>
            <w:rStyle w:val="ab"/>
            <w:noProof/>
          </w:rPr>
          <w:t>7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Описание пульта управления приставкой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_Toc48300576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12</w:t>
        </w:r>
        <w:r w:rsidR="00D13CEB">
          <w:rPr>
            <w:noProof/>
            <w:webHidden/>
          </w:rPr>
          <w:fldChar w:fldCharType="end"/>
        </w:r>
      </w:hyperlink>
    </w:p>
    <w:p w14:paraId="6A2BFA0F" w14:textId="39AB1953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7" w:history="1">
        <w:r w:rsidR="00D13CEB" w:rsidRPr="00135F16">
          <w:rPr>
            <w:rStyle w:val="ab"/>
            <w:noProof/>
          </w:rPr>
          <w:t>8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 xml:space="preserve">Установка приложения </w:t>
        </w:r>
        <w:r w:rsidR="00D13CEB" w:rsidRPr="00135F16">
          <w:rPr>
            <w:rStyle w:val="ab"/>
            <w:noProof/>
            <w:lang w:val="en-US"/>
          </w:rPr>
          <w:t>TV</w:t>
        </w:r>
        <w:r w:rsidR="00D13CEB" w:rsidRPr="00135F16">
          <w:rPr>
            <w:rStyle w:val="ab"/>
            <w:noProof/>
          </w:rPr>
          <w:t xml:space="preserve"> Интернет дома 2.0 на </w:t>
        </w:r>
        <w:r w:rsidR="00D13CEB" w:rsidRPr="00135F16">
          <w:rPr>
            <w:rStyle w:val="ab"/>
            <w:noProof/>
            <w:lang w:val="en-US"/>
          </w:rPr>
          <w:t>Smart</w:t>
        </w:r>
        <w:r w:rsidR="00D13CEB" w:rsidRPr="00135F16">
          <w:rPr>
            <w:rStyle w:val="ab"/>
            <w:noProof/>
          </w:rPr>
          <w:t xml:space="preserve"> </w:t>
        </w:r>
        <w:r w:rsidR="00D13CEB" w:rsidRPr="00135F16">
          <w:rPr>
            <w:rStyle w:val="ab"/>
            <w:noProof/>
            <w:lang w:val="en-US"/>
          </w:rPr>
          <w:t>TV</w:t>
        </w:r>
        <w:r w:rsidR="00D13CEB" w:rsidRPr="00135F16">
          <w:rPr>
            <w:rStyle w:val="ab"/>
            <w:noProof/>
          </w:rPr>
          <w:t xml:space="preserve"> </w:t>
        </w:r>
        <w:r w:rsidR="00D13CEB" w:rsidRPr="00135F16">
          <w:rPr>
            <w:rStyle w:val="ab"/>
            <w:noProof/>
            <w:lang w:val="en-US"/>
          </w:rPr>
          <w:t>LG</w:t>
        </w:r>
        <w:r w:rsidR="00D13CEB" w:rsidRPr="00135F16">
          <w:rPr>
            <w:rStyle w:val="ab"/>
            <w:noProof/>
          </w:rPr>
          <w:t xml:space="preserve">, </w:t>
        </w:r>
        <w:r w:rsidR="00D13CEB" w:rsidRPr="00135F16">
          <w:rPr>
            <w:rStyle w:val="ab"/>
            <w:noProof/>
            <w:lang w:val="en-US"/>
          </w:rPr>
          <w:t>Samsung</w:t>
        </w:r>
        <w:r w:rsidR="00D13CEB" w:rsidRPr="00135F16">
          <w:rPr>
            <w:rStyle w:val="ab"/>
            <w:noProof/>
          </w:rPr>
          <w:t xml:space="preserve">, </w:t>
        </w:r>
        <w:r w:rsidR="00D13CEB" w:rsidRPr="00135F16">
          <w:rPr>
            <w:rStyle w:val="ab"/>
            <w:noProof/>
            <w:lang w:val="en-US"/>
          </w:rPr>
          <w:t>Android</w:t>
        </w:r>
        <w:r w:rsidR="00D13CEB" w:rsidRPr="00135F16">
          <w:rPr>
            <w:rStyle w:val="ab"/>
            <w:noProof/>
          </w:rPr>
          <w:t xml:space="preserve"> </w:t>
        </w:r>
        <w:r w:rsidR="00D13CEB" w:rsidRPr="00135F16">
          <w:rPr>
            <w:rStyle w:val="ab"/>
            <w:noProof/>
            <w:lang w:val="en-US"/>
          </w:rPr>
          <w:t>TV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_Toc48300577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13</w:t>
        </w:r>
        <w:r w:rsidR="00D13CEB">
          <w:rPr>
            <w:noProof/>
            <w:webHidden/>
          </w:rPr>
          <w:fldChar w:fldCharType="end"/>
        </w:r>
      </w:hyperlink>
    </w:p>
    <w:p w14:paraId="34250AC2" w14:textId="2DA2B58D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8" w:history="1">
        <w:r w:rsidR="00D13CEB" w:rsidRPr="00135F16">
          <w:rPr>
            <w:rStyle w:val="ab"/>
            <w:noProof/>
          </w:rPr>
          <w:t>9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Вопросы-ответы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_Toc48300578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14</w:t>
        </w:r>
        <w:r w:rsidR="00D13CEB">
          <w:rPr>
            <w:noProof/>
            <w:webHidden/>
          </w:rPr>
          <w:fldChar w:fldCharType="end"/>
        </w:r>
      </w:hyperlink>
    </w:p>
    <w:p w14:paraId="0C1A913E" w14:textId="38665780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79" w:history="1">
        <w:r w:rsidR="00D13CEB" w:rsidRPr="00135F16">
          <w:rPr>
            <w:rStyle w:val="ab"/>
            <w:noProof/>
          </w:rPr>
          <w:t>10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Список возникающих ошибок и пути их решения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_Toc48300579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16</w:t>
        </w:r>
        <w:r w:rsidR="00D13CEB">
          <w:rPr>
            <w:noProof/>
            <w:webHidden/>
          </w:rPr>
          <w:fldChar w:fldCharType="end"/>
        </w:r>
      </w:hyperlink>
    </w:p>
    <w:p w14:paraId="7242A60D" w14:textId="65F6FB03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80" w:history="1">
        <w:r w:rsidR="00D13CEB" w:rsidRPr="00135F16">
          <w:rPr>
            <w:rStyle w:val="ab"/>
            <w:noProof/>
          </w:rPr>
          <w:t>11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 xml:space="preserve">Диагностика проблем, возникающих при подключении приставки по </w:t>
        </w:r>
        <w:r w:rsidR="00D13CEB" w:rsidRPr="00135F16">
          <w:rPr>
            <w:rStyle w:val="ab"/>
            <w:noProof/>
            <w:lang w:val="en-US"/>
          </w:rPr>
          <w:t>WiFi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_Toc48300580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17</w:t>
        </w:r>
        <w:r w:rsidR="00D13CEB">
          <w:rPr>
            <w:noProof/>
            <w:webHidden/>
          </w:rPr>
          <w:fldChar w:fldCharType="end"/>
        </w:r>
      </w:hyperlink>
    </w:p>
    <w:p w14:paraId="01E93936" w14:textId="528163A1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81" w:history="1">
        <w:r w:rsidR="00D13CEB" w:rsidRPr="00135F16">
          <w:rPr>
            <w:rStyle w:val="ab"/>
            <w:noProof/>
          </w:rPr>
          <w:t>12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Данные, необходимые для правильной диагностики проблемы клиента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_Toc48300581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19</w:t>
        </w:r>
        <w:r w:rsidR="00D13CEB">
          <w:rPr>
            <w:noProof/>
            <w:webHidden/>
          </w:rPr>
          <w:fldChar w:fldCharType="end"/>
        </w:r>
      </w:hyperlink>
    </w:p>
    <w:p w14:paraId="6B448316" w14:textId="6463D03F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82" w:history="1">
        <w:r w:rsidR="00D13CEB" w:rsidRPr="00135F16">
          <w:rPr>
            <w:rStyle w:val="ab"/>
            <w:noProof/>
          </w:rPr>
          <w:t>13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Диагностика приставок на предмет брака оборудования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_Toc48300582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20</w:t>
        </w:r>
        <w:r w:rsidR="00D13CEB">
          <w:rPr>
            <w:noProof/>
            <w:webHidden/>
          </w:rPr>
          <w:fldChar w:fldCharType="end"/>
        </w:r>
      </w:hyperlink>
    </w:p>
    <w:p w14:paraId="3E65E538" w14:textId="6FA41D44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83" w:history="1">
        <w:r w:rsidR="00D13CEB" w:rsidRPr="00135F16">
          <w:rPr>
            <w:rStyle w:val="ab"/>
            <w:noProof/>
          </w:rPr>
          <w:t>14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Установка прошивки с USB и сброс приставки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_Toc48300583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21</w:t>
        </w:r>
        <w:r w:rsidR="00D13CEB">
          <w:rPr>
            <w:noProof/>
            <w:webHidden/>
          </w:rPr>
          <w:fldChar w:fldCharType="end"/>
        </w:r>
      </w:hyperlink>
    </w:p>
    <w:p w14:paraId="66177A6C" w14:textId="1E77FD22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84" w:history="1">
        <w:r w:rsidR="00D13CEB" w:rsidRPr="00135F16">
          <w:rPr>
            <w:rStyle w:val="ab"/>
            <w:noProof/>
          </w:rPr>
          <w:t>15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Отправка диагностических логов с приставки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_Toc48300584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23</w:t>
        </w:r>
        <w:r w:rsidR="00D13CEB">
          <w:rPr>
            <w:noProof/>
            <w:webHidden/>
          </w:rPr>
          <w:fldChar w:fldCharType="end"/>
        </w:r>
      </w:hyperlink>
    </w:p>
    <w:p w14:paraId="2DC05C59" w14:textId="4730C429" w:rsidR="00D13CEB" w:rsidRDefault="005E4B0D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8300585" w:history="1">
        <w:r w:rsidR="00D13CEB" w:rsidRPr="00135F16">
          <w:rPr>
            <w:rStyle w:val="ab"/>
            <w:noProof/>
          </w:rPr>
          <w:t>16</w:t>
        </w:r>
        <w:r w:rsidR="00D13CEB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D13CEB" w:rsidRPr="00135F16">
          <w:rPr>
            <w:rStyle w:val="ab"/>
            <w:noProof/>
          </w:rPr>
          <w:t>Утилиты для диагностики подключения</w:t>
        </w:r>
        <w:r w:rsidR="00D13CEB">
          <w:rPr>
            <w:noProof/>
            <w:webHidden/>
          </w:rPr>
          <w:tab/>
        </w:r>
        <w:r w:rsidR="00D13CEB">
          <w:rPr>
            <w:noProof/>
            <w:webHidden/>
          </w:rPr>
          <w:fldChar w:fldCharType="begin"/>
        </w:r>
        <w:r w:rsidR="00D13CEB">
          <w:rPr>
            <w:noProof/>
            <w:webHidden/>
          </w:rPr>
          <w:instrText xml:space="preserve"> PAGEREF _Toc48300585 \h </w:instrText>
        </w:r>
        <w:r w:rsidR="00D13CEB">
          <w:rPr>
            <w:noProof/>
            <w:webHidden/>
          </w:rPr>
        </w:r>
        <w:r w:rsidR="00D13CEB">
          <w:rPr>
            <w:noProof/>
            <w:webHidden/>
          </w:rPr>
          <w:fldChar w:fldCharType="separate"/>
        </w:r>
        <w:r w:rsidR="00D13CEB">
          <w:rPr>
            <w:noProof/>
            <w:webHidden/>
          </w:rPr>
          <w:t>23</w:t>
        </w:r>
        <w:r w:rsidR="00D13CEB">
          <w:rPr>
            <w:noProof/>
            <w:webHidden/>
          </w:rPr>
          <w:fldChar w:fldCharType="end"/>
        </w:r>
      </w:hyperlink>
    </w:p>
    <w:p w14:paraId="437C6720" w14:textId="77777777" w:rsidR="00C94EDF" w:rsidRPr="00A57C1E" w:rsidRDefault="005F2A6A">
      <w:pPr>
        <w:rPr>
          <w:rFonts w:ascii="Times New Roman" w:hAnsi="Times New Roman"/>
        </w:rPr>
      </w:pPr>
      <w:r w:rsidRPr="00A57C1E">
        <w:rPr>
          <w:rFonts w:ascii="Times New Roman" w:hAnsi="Times New Roman"/>
        </w:rPr>
        <w:fldChar w:fldCharType="end"/>
      </w:r>
    </w:p>
    <w:p w14:paraId="168D0B42" w14:textId="77777777" w:rsidR="001D335E" w:rsidRDefault="00672C00" w:rsidP="00EF17E6">
      <w:pPr>
        <w:pStyle w:val="1"/>
      </w:pPr>
      <w:r w:rsidRPr="00686E67">
        <w:rPr>
          <w:rFonts w:ascii="Times New Roman" w:hAnsi="Times New Roman"/>
        </w:rPr>
        <w:br w:type="page"/>
      </w:r>
      <w:bookmarkStart w:id="1" w:name="_Toc48300571"/>
      <w:r w:rsidR="001D335E">
        <w:lastRenderedPageBreak/>
        <w:t>Термины и сокращения</w:t>
      </w:r>
      <w:bookmarkEnd w:id="1"/>
    </w:p>
    <w:p w14:paraId="3BF5AFDB" w14:textId="77777777" w:rsidR="001A46F5" w:rsidRPr="001A46F5" w:rsidRDefault="001A46F5" w:rsidP="00420BAA">
      <w:pPr>
        <w:ind w:firstLine="567"/>
        <w:jc w:val="both"/>
      </w:pPr>
      <w:r w:rsidRPr="001A46F5">
        <w:rPr>
          <w:b/>
        </w:rPr>
        <w:t>Видео контент</w:t>
      </w:r>
      <w:r w:rsidRPr="001A46F5">
        <w:t xml:space="preserve"> – </w:t>
      </w:r>
      <w:proofErr w:type="gramStart"/>
      <w:r w:rsidRPr="001A46F5">
        <w:t>видеофайлы</w:t>
      </w:r>
      <w:proofErr w:type="gramEnd"/>
      <w:r w:rsidRPr="001A46F5">
        <w:t xml:space="preserve"> хранящиеся в архивах (хранилищах) Компании и используемые для предоставления дополнительных услуг </w:t>
      </w:r>
      <w:r w:rsidR="00362BE6">
        <w:rPr>
          <w:lang w:val="en-US"/>
        </w:rPr>
        <w:t>TVE</w:t>
      </w:r>
      <w:r w:rsidRPr="001A46F5">
        <w:t>.</w:t>
      </w:r>
    </w:p>
    <w:p w14:paraId="5B6825F8" w14:textId="77777777" w:rsidR="001A46F5" w:rsidRPr="001A46F5" w:rsidRDefault="001A46F5" w:rsidP="00420BAA">
      <w:pPr>
        <w:ind w:firstLine="567"/>
        <w:jc w:val="both"/>
      </w:pPr>
      <w:r w:rsidRPr="006E26EC">
        <w:rPr>
          <w:b/>
        </w:rPr>
        <w:t>ТВ контент</w:t>
      </w:r>
      <w:r w:rsidRPr="001A46F5">
        <w:t xml:space="preserve"> – телепрограммы, транслируемые техническими средствами Компании </w:t>
      </w:r>
    </w:p>
    <w:p w14:paraId="45858AE3" w14:textId="77777777" w:rsidR="001A46F5" w:rsidRPr="001A46F5" w:rsidRDefault="001A46F5" w:rsidP="00420BAA">
      <w:pPr>
        <w:ind w:firstLine="567"/>
        <w:jc w:val="both"/>
      </w:pPr>
      <w:r w:rsidRPr="006E26EC">
        <w:rPr>
          <w:b/>
        </w:rPr>
        <w:t xml:space="preserve">EPG – </w:t>
      </w:r>
      <w:proofErr w:type="spellStart"/>
      <w:r w:rsidRPr="006E26EC">
        <w:rPr>
          <w:b/>
        </w:rPr>
        <w:t>Electronic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Program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Guide</w:t>
      </w:r>
      <w:proofErr w:type="spellEnd"/>
      <w:r w:rsidRPr="001A46F5">
        <w:t xml:space="preserve">, функциональность системы </w:t>
      </w:r>
      <w:r w:rsidR="00362BE6">
        <w:rPr>
          <w:lang w:val="en-US"/>
        </w:rPr>
        <w:t>TVE</w:t>
      </w:r>
      <w:r w:rsidRPr="001A46F5">
        <w:t xml:space="preserve">, предоставляющая абоненту информацию о программе передач (расписании) телепрограмм, дополнительную информацию об отдельных телепередачах и позволяющая Абоненту управлять потреблением </w:t>
      </w:r>
      <w:r w:rsidR="00362BE6">
        <w:t xml:space="preserve">ТВ-части </w:t>
      </w:r>
      <w:r w:rsidRPr="001A46F5">
        <w:t xml:space="preserve">услуги </w:t>
      </w:r>
      <w:r w:rsidR="00362BE6">
        <w:rPr>
          <w:lang w:val="en-US"/>
        </w:rPr>
        <w:t>TVE</w:t>
      </w:r>
      <w:r w:rsidRPr="001A46F5">
        <w:t>;</w:t>
      </w:r>
    </w:p>
    <w:p w14:paraId="2F2E009B" w14:textId="77777777" w:rsidR="001A46F5" w:rsidRPr="001A46F5" w:rsidRDefault="001A46F5" w:rsidP="00420BAA">
      <w:pPr>
        <w:ind w:firstLine="567"/>
        <w:jc w:val="both"/>
      </w:pPr>
      <w:r w:rsidRPr="006E26EC">
        <w:rPr>
          <w:b/>
        </w:rPr>
        <w:t xml:space="preserve">FTTB – </w:t>
      </w:r>
      <w:proofErr w:type="spellStart"/>
      <w:r w:rsidRPr="006E26EC">
        <w:rPr>
          <w:b/>
        </w:rPr>
        <w:t>fiber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to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the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building</w:t>
      </w:r>
      <w:proofErr w:type="spellEnd"/>
      <w:r w:rsidRPr="006E26EC">
        <w:rPr>
          <w:b/>
        </w:rPr>
        <w:t>,</w:t>
      </w:r>
      <w:r w:rsidRPr="001A46F5">
        <w:t xml:space="preserve"> метод построения сетей доступа по принципу «оптика в каждый дом», что позволяет об</w:t>
      </w:r>
      <w:r w:rsidR="00362BE6">
        <w:t xml:space="preserve">еспечить предоставление ТВ услуг </w:t>
      </w:r>
      <w:r w:rsidRPr="001A46F5">
        <w:t>с высоким качеством;</w:t>
      </w:r>
    </w:p>
    <w:p w14:paraId="12DA017E" w14:textId="77777777" w:rsidR="001A46F5" w:rsidRPr="001A46F5" w:rsidRDefault="001A46F5" w:rsidP="00420BAA">
      <w:pPr>
        <w:ind w:firstLine="567"/>
        <w:jc w:val="both"/>
      </w:pPr>
      <w:r w:rsidRPr="006E26EC">
        <w:rPr>
          <w:b/>
        </w:rPr>
        <w:t xml:space="preserve">HD, HDTV - </w:t>
      </w:r>
      <w:proofErr w:type="spellStart"/>
      <w:r w:rsidRPr="006E26EC">
        <w:rPr>
          <w:b/>
        </w:rPr>
        <w:t>High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Definition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Television</w:t>
      </w:r>
      <w:proofErr w:type="spellEnd"/>
      <w:r w:rsidRPr="006E26EC">
        <w:rPr>
          <w:b/>
        </w:rPr>
        <w:t>, ТВВЧ</w:t>
      </w:r>
      <w:r w:rsidRPr="001A46F5">
        <w:t xml:space="preserve"> – телевидение высокой чёткости, стандарт для цифрового телевидения с высокой четкостью изображения с разрешением 1280 х 720 или 1920 х 1080;</w:t>
      </w:r>
    </w:p>
    <w:p w14:paraId="507807AE" w14:textId="77777777" w:rsidR="001A46F5" w:rsidRPr="001A46F5" w:rsidRDefault="00C5219D" w:rsidP="00420BAA">
      <w:pPr>
        <w:ind w:firstLine="567"/>
        <w:jc w:val="both"/>
      </w:pPr>
      <w:r>
        <w:rPr>
          <w:b/>
          <w:lang w:val="en-US"/>
        </w:rPr>
        <w:t>F</w:t>
      </w:r>
      <w:r w:rsidR="001A46F5" w:rsidRPr="006E26EC">
        <w:rPr>
          <w:b/>
        </w:rPr>
        <w:t xml:space="preserve">CC – </w:t>
      </w:r>
      <w:r>
        <w:rPr>
          <w:b/>
          <w:lang w:val="en-US"/>
        </w:rPr>
        <w:t>fast</w:t>
      </w:r>
      <w:r w:rsidR="001A46F5" w:rsidRPr="006E26EC">
        <w:rPr>
          <w:b/>
        </w:rPr>
        <w:t xml:space="preserve"> </w:t>
      </w:r>
      <w:proofErr w:type="spellStart"/>
      <w:r w:rsidR="001A46F5" w:rsidRPr="006E26EC">
        <w:rPr>
          <w:b/>
        </w:rPr>
        <w:t>channel</w:t>
      </w:r>
      <w:proofErr w:type="spellEnd"/>
      <w:r w:rsidR="001A46F5" w:rsidRPr="006E26EC">
        <w:rPr>
          <w:b/>
        </w:rPr>
        <w:t xml:space="preserve"> </w:t>
      </w:r>
      <w:proofErr w:type="spellStart"/>
      <w:r w:rsidR="001A46F5" w:rsidRPr="006E26EC">
        <w:rPr>
          <w:b/>
        </w:rPr>
        <w:t>change</w:t>
      </w:r>
      <w:proofErr w:type="spellEnd"/>
      <w:r w:rsidR="001A46F5" w:rsidRPr="001A46F5">
        <w:t>, сервис системы, обеспечивающий переключение с одной телепрограммы на другую с минимальной задержкой.</w:t>
      </w:r>
    </w:p>
    <w:p w14:paraId="27CB6DF0" w14:textId="77777777" w:rsidR="001A46F5" w:rsidRPr="001A46F5" w:rsidRDefault="001A46F5" w:rsidP="00420BAA">
      <w:pPr>
        <w:ind w:firstLine="567"/>
        <w:jc w:val="both"/>
      </w:pPr>
      <w:r w:rsidRPr="006E26EC">
        <w:rPr>
          <w:b/>
        </w:rPr>
        <w:t xml:space="preserve">SD, SDTV - </w:t>
      </w:r>
      <w:proofErr w:type="spellStart"/>
      <w:r w:rsidRPr="006E26EC">
        <w:rPr>
          <w:b/>
        </w:rPr>
        <w:t>Standard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Definition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Television</w:t>
      </w:r>
      <w:proofErr w:type="spellEnd"/>
      <w:r w:rsidRPr="001A46F5">
        <w:t xml:space="preserve"> - телевидение стандартной чёткости, стандарт для цифрового телевидения с обычной четкостью изображения с разрешением   640 х 480 или 768 х 576.</w:t>
      </w:r>
    </w:p>
    <w:p w14:paraId="42454DDB" w14:textId="77777777" w:rsidR="001A46F5" w:rsidRPr="001A46F5" w:rsidRDefault="001A46F5" w:rsidP="00420BAA">
      <w:pPr>
        <w:ind w:firstLine="567"/>
        <w:jc w:val="both"/>
      </w:pPr>
      <w:r w:rsidRPr="006E26EC">
        <w:rPr>
          <w:b/>
        </w:rPr>
        <w:t>STB – «</w:t>
      </w:r>
      <w:proofErr w:type="spellStart"/>
      <w:r w:rsidRPr="006E26EC">
        <w:rPr>
          <w:b/>
        </w:rPr>
        <w:t>Set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top</w:t>
      </w:r>
      <w:proofErr w:type="spellEnd"/>
      <w:r w:rsidRPr="006E26EC">
        <w:rPr>
          <w:b/>
        </w:rPr>
        <w:t xml:space="preserve"> </w:t>
      </w:r>
      <w:proofErr w:type="spellStart"/>
      <w:r w:rsidRPr="006E26EC">
        <w:rPr>
          <w:b/>
        </w:rPr>
        <w:t>box</w:t>
      </w:r>
      <w:proofErr w:type="spellEnd"/>
      <w:r w:rsidRPr="006E26EC">
        <w:rPr>
          <w:b/>
        </w:rPr>
        <w:t>»</w:t>
      </w:r>
      <w:r w:rsidRPr="001A46F5">
        <w:t xml:space="preserve">, абонентское устройство, позволяющее получать ТВ сигнал из IP </w:t>
      </w:r>
      <w:r w:rsidR="00F754D3" w:rsidRPr="001A46F5">
        <w:t>сети и</w:t>
      </w:r>
      <w:r w:rsidRPr="001A46F5">
        <w:t xml:space="preserve"> просматривать его на цифровом и аналоговом телевизоре. Через STB осуществляется управление услугой, идентификация и авторизация пользователя и т.д.</w:t>
      </w:r>
    </w:p>
    <w:p w14:paraId="77C890D7" w14:textId="77777777" w:rsidR="001D335E" w:rsidRDefault="00922281" w:rsidP="001D335E">
      <w:pPr>
        <w:ind w:firstLine="567"/>
      </w:pPr>
      <w:r w:rsidRPr="00922281">
        <w:rPr>
          <w:b/>
          <w:lang w:val="en-US"/>
        </w:rPr>
        <w:t>GRT</w:t>
      </w:r>
      <w:r w:rsidRPr="00922281">
        <w:rPr>
          <w:b/>
        </w:rPr>
        <w:t xml:space="preserve"> (</w:t>
      </w:r>
      <w:r w:rsidRPr="00922281">
        <w:rPr>
          <w:b/>
          <w:lang w:val="en-US"/>
        </w:rPr>
        <w:t>Global</w:t>
      </w:r>
      <w:r w:rsidRPr="00922281">
        <w:rPr>
          <w:b/>
        </w:rPr>
        <w:t xml:space="preserve"> </w:t>
      </w:r>
      <w:r w:rsidRPr="00922281">
        <w:rPr>
          <w:b/>
          <w:lang w:val="en-US"/>
        </w:rPr>
        <w:t>Routing</w:t>
      </w:r>
      <w:r w:rsidRPr="00922281">
        <w:rPr>
          <w:b/>
        </w:rPr>
        <w:t xml:space="preserve"> </w:t>
      </w:r>
      <w:r w:rsidRPr="00922281">
        <w:rPr>
          <w:b/>
          <w:lang w:val="en-US"/>
        </w:rPr>
        <w:t>Table</w:t>
      </w:r>
      <w:r w:rsidRPr="00922281">
        <w:rPr>
          <w:b/>
        </w:rPr>
        <w:t>)</w:t>
      </w:r>
      <w:r w:rsidRPr="00922281">
        <w:t xml:space="preserve"> – </w:t>
      </w:r>
      <w:r>
        <w:t>Глобальная таблица маршрутизации</w:t>
      </w:r>
    </w:p>
    <w:p w14:paraId="6469707B" w14:textId="77777777" w:rsidR="00C5219D" w:rsidRDefault="00C5219D" w:rsidP="001D335E">
      <w:pPr>
        <w:ind w:firstLine="567"/>
      </w:pPr>
      <w:r w:rsidRPr="00C5219D">
        <w:rPr>
          <w:b/>
          <w:lang w:val="en-US"/>
        </w:rPr>
        <w:t>RET</w:t>
      </w:r>
      <w:r>
        <w:rPr>
          <w:lang w:val="en-US"/>
        </w:rPr>
        <w:t xml:space="preserve"> - </w:t>
      </w:r>
      <w:r w:rsidRPr="00F55CD7">
        <w:rPr>
          <w:b/>
          <w:lang w:val="en-US"/>
        </w:rPr>
        <w:t>retransmission of lost or corrupted packets</w:t>
      </w:r>
      <w:r>
        <w:rPr>
          <w:lang w:val="en-US"/>
        </w:rPr>
        <w:t xml:space="preserve">. </w:t>
      </w:r>
      <w:r>
        <w:t>Технология, реализующая возможность устройствам при потере пакетов во время приема видео контента обращаться к выделенным для этого серверам, чтобы восстановить поврежденные данные.</w:t>
      </w:r>
    </w:p>
    <w:p w14:paraId="3C0CF992" w14:textId="77777777" w:rsidR="00672C00" w:rsidRPr="001D335E" w:rsidRDefault="00EF17E6" w:rsidP="001D335E">
      <w:pPr>
        <w:pStyle w:val="1"/>
      </w:pPr>
      <w:r w:rsidRPr="00C5219D">
        <w:br w:type="page"/>
      </w:r>
      <w:bookmarkStart w:id="2" w:name="_Toc48300572"/>
      <w:r w:rsidR="00672C00" w:rsidRPr="001D335E">
        <w:lastRenderedPageBreak/>
        <w:t>История изменения документа</w:t>
      </w:r>
      <w:bookmarkEnd w:id="2"/>
    </w:p>
    <w:p w14:paraId="58CF3C8A" w14:textId="77777777" w:rsidR="00220F59" w:rsidRPr="001D335E" w:rsidRDefault="00220F59" w:rsidP="001D33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9"/>
        <w:gridCol w:w="1486"/>
        <w:gridCol w:w="1932"/>
        <w:gridCol w:w="4738"/>
      </w:tblGrid>
      <w:tr w:rsidR="00672C00" w:rsidRPr="001D335E" w14:paraId="33C78F5E" w14:textId="77777777" w:rsidTr="004B0CBC">
        <w:tc>
          <w:tcPr>
            <w:tcW w:w="1189" w:type="dxa"/>
          </w:tcPr>
          <w:p w14:paraId="2152668E" w14:textId="77777777" w:rsidR="00672C00" w:rsidRPr="001D335E" w:rsidRDefault="00672C00" w:rsidP="001D335E">
            <w:r w:rsidRPr="001D335E">
              <w:t>Версия</w:t>
            </w:r>
          </w:p>
        </w:tc>
        <w:tc>
          <w:tcPr>
            <w:tcW w:w="1486" w:type="dxa"/>
          </w:tcPr>
          <w:p w14:paraId="7135290E" w14:textId="77777777" w:rsidR="00672C00" w:rsidRPr="001D335E" w:rsidRDefault="00672C00" w:rsidP="001D335E">
            <w:r w:rsidRPr="001D335E">
              <w:t>Дата</w:t>
            </w:r>
          </w:p>
        </w:tc>
        <w:tc>
          <w:tcPr>
            <w:tcW w:w="1932" w:type="dxa"/>
          </w:tcPr>
          <w:p w14:paraId="1F74E544" w14:textId="77777777" w:rsidR="00672C00" w:rsidRPr="001D335E" w:rsidRDefault="00672C00" w:rsidP="001D335E">
            <w:r w:rsidRPr="001D335E">
              <w:t>Авторы</w:t>
            </w:r>
          </w:p>
        </w:tc>
        <w:tc>
          <w:tcPr>
            <w:tcW w:w="4738" w:type="dxa"/>
          </w:tcPr>
          <w:p w14:paraId="628C19D3" w14:textId="77777777" w:rsidR="00672C00" w:rsidRPr="001D335E" w:rsidRDefault="00672C00" w:rsidP="001D335E">
            <w:r w:rsidRPr="001D335E">
              <w:t>Причина внесения и описание изменений</w:t>
            </w:r>
          </w:p>
        </w:tc>
      </w:tr>
      <w:tr w:rsidR="00672C00" w:rsidRPr="001D335E" w14:paraId="14A30351" w14:textId="77777777" w:rsidTr="004B0CBC">
        <w:tc>
          <w:tcPr>
            <w:tcW w:w="1189" w:type="dxa"/>
          </w:tcPr>
          <w:p w14:paraId="09D3C937" w14:textId="77777777" w:rsidR="00672C00" w:rsidRPr="001D335E" w:rsidRDefault="00672C00" w:rsidP="001D335E">
            <w:r w:rsidRPr="001D335E">
              <w:t>1.0</w:t>
            </w:r>
          </w:p>
        </w:tc>
        <w:tc>
          <w:tcPr>
            <w:tcW w:w="1486" w:type="dxa"/>
          </w:tcPr>
          <w:p w14:paraId="1CDB0213" w14:textId="77777777" w:rsidR="00672C00" w:rsidRPr="001D335E" w:rsidRDefault="00A62C67" w:rsidP="00A62C67">
            <w:r>
              <w:t>13</w:t>
            </w:r>
            <w:r w:rsidR="00FF72B5">
              <w:t>.0</w:t>
            </w:r>
            <w:r>
              <w:t>8</w:t>
            </w:r>
            <w:r w:rsidR="00FF72B5">
              <w:t>.201</w:t>
            </w:r>
            <w:r w:rsidR="00D85742">
              <w:t>9</w:t>
            </w:r>
          </w:p>
        </w:tc>
        <w:tc>
          <w:tcPr>
            <w:tcW w:w="1932" w:type="dxa"/>
          </w:tcPr>
          <w:p w14:paraId="18EB4422" w14:textId="77777777" w:rsidR="00672C00" w:rsidRPr="00D85742" w:rsidRDefault="00D85742" w:rsidP="001D335E">
            <w:r>
              <w:t>Федоров Р.</w:t>
            </w:r>
          </w:p>
        </w:tc>
        <w:tc>
          <w:tcPr>
            <w:tcW w:w="4738" w:type="dxa"/>
          </w:tcPr>
          <w:p w14:paraId="14A18CCB" w14:textId="77777777" w:rsidR="00672C00" w:rsidRPr="001D335E" w:rsidRDefault="00672C00" w:rsidP="001D335E">
            <w:r w:rsidRPr="001D335E">
              <w:t>Первая версия для согласования</w:t>
            </w:r>
          </w:p>
        </w:tc>
      </w:tr>
      <w:tr w:rsidR="00626F87" w:rsidRPr="001D335E" w14:paraId="6D9E9EAB" w14:textId="77777777" w:rsidTr="004B0CBC">
        <w:tc>
          <w:tcPr>
            <w:tcW w:w="1189" w:type="dxa"/>
          </w:tcPr>
          <w:p w14:paraId="4CC2FD69" w14:textId="77777777" w:rsidR="00626F87" w:rsidRDefault="00626F87" w:rsidP="009F6347">
            <w:r>
              <w:t>1.13</w:t>
            </w:r>
          </w:p>
        </w:tc>
        <w:tc>
          <w:tcPr>
            <w:tcW w:w="1486" w:type="dxa"/>
          </w:tcPr>
          <w:p w14:paraId="6F808DD1" w14:textId="77777777" w:rsidR="00626F87" w:rsidRDefault="00D85742" w:rsidP="009F6347">
            <w:r>
              <w:t>30.</w:t>
            </w:r>
            <w:r w:rsidR="00626F87">
              <w:t>0</w:t>
            </w:r>
            <w:r>
              <w:t>1.2020</w:t>
            </w:r>
          </w:p>
        </w:tc>
        <w:tc>
          <w:tcPr>
            <w:tcW w:w="1932" w:type="dxa"/>
          </w:tcPr>
          <w:p w14:paraId="31CD819D" w14:textId="77777777" w:rsidR="00626F87" w:rsidRDefault="00D85742" w:rsidP="009F6347">
            <w:r>
              <w:t>Федоров Р.</w:t>
            </w:r>
          </w:p>
        </w:tc>
        <w:tc>
          <w:tcPr>
            <w:tcW w:w="4738" w:type="dxa"/>
          </w:tcPr>
          <w:p w14:paraId="33F23316" w14:textId="77777777" w:rsidR="00626F87" w:rsidRPr="00115EBC" w:rsidRDefault="00626F87" w:rsidP="00D85742">
            <w:r>
              <w:t xml:space="preserve">Добавлено описание установки </w:t>
            </w:r>
            <w:r w:rsidR="00D85742">
              <w:t xml:space="preserve">приложения </w:t>
            </w:r>
            <w:r>
              <w:t xml:space="preserve">на </w:t>
            </w:r>
            <w:r w:rsidR="00D85742">
              <w:rPr>
                <w:lang w:val="en-US"/>
              </w:rPr>
              <w:t>Android</w:t>
            </w:r>
            <w:r w:rsidRPr="00626F87">
              <w:t xml:space="preserve"> </w:t>
            </w:r>
            <w:r>
              <w:rPr>
                <w:lang w:val="en-US"/>
              </w:rPr>
              <w:t>TV</w:t>
            </w:r>
          </w:p>
        </w:tc>
      </w:tr>
      <w:tr w:rsidR="00190993" w:rsidRPr="001D335E" w14:paraId="47976944" w14:textId="77777777" w:rsidTr="004B0CBC">
        <w:tc>
          <w:tcPr>
            <w:tcW w:w="1189" w:type="dxa"/>
          </w:tcPr>
          <w:p w14:paraId="266A7E2E" w14:textId="387DBBA8" w:rsidR="00190993" w:rsidRPr="007221FD" w:rsidRDefault="00190993" w:rsidP="009F6347">
            <w:pPr>
              <w:rPr>
                <w:lang w:val="en-US"/>
              </w:rPr>
            </w:pPr>
            <w:r>
              <w:rPr>
                <w:lang w:val="en-US"/>
              </w:rPr>
              <w:t>1.14</w:t>
            </w:r>
          </w:p>
        </w:tc>
        <w:tc>
          <w:tcPr>
            <w:tcW w:w="1486" w:type="dxa"/>
          </w:tcPr>
          <w:p w14:paraId="5E776C7F" w14:textId="13035533" w:rsidR="00190993" w:rsidRPr="007221FD" w:rsidRDefault="00190993" w:rsidP="009F6347">
            <w:pPr>
              <w:rPr>
                <w:lang w:val="en-US"/>
              </w:rPr>
            </w:pPr>
            <w:r>
              <w:rPr>
                <w:lang w:val="en-US"/>
              </w:rPr>
              <w:t>14.08.2020</w:t>
            </w:r>
          </w:p>
        </w:tc>
        <w:tc>
          <w:tcPr>
            <w:tcW w:w="1932" w:type="dxa"/>
          </w:tcPr>
          <w:p w14:paraId="268A3069" w14:textId="07BA98E4" w:rsidR="00190993" w:rsidRPr="00190993" w:rsidRDefault="00190993" w:rsidP="009F6347">
            <w:r>
              <w:t>Сухоруков Д.</w:t>
            </w:r>
          </w:p>
        </w:tc>
        <w:tc>
          <w:tcPr>
            <w:tcW w:w="4738" w:type="dxa"/>
          </w:tcPr>
          <w:p w14:paraId="72C8A67E" w14:textId="77777777" w:rsidR="00190993" w:rsidRDefault="00190993" w:rsidP="00D85742">
            <w:r>
              <w:t>Правка ввиду изменений некоторого функционала</w:t>
            </w:r>
          </w:p>
          <w:p w14:paraId="1E6FF1AE" w14:textId="0D72E631" w:rsidR="00190993" w:rsidRDefault="00190993" w:rsidP="00D85742">
            <w:r>
              <w:t>Добавлена информация о диагностировании подключения</w:t>
            </w:r>
          </w:p>
        </w:tc>
      </w:tr>
    </w:tbl>
    <w:p w14:paraId="7939F17D" w14:textId="77777777" w:rsidR="00CA75B5" w:rsidRPr="001D335E" w:rsidRDefault="00CA75B5" w:rsidP="001D335E"/>
    <w:p w14:paraId="3EF253DA" w14:textId="77777777" w:rsidR="005359CC" w:rsidRDefault="00C774EA" w:rsidP="00DF15F2">
      <w:pPr>
        <w:pStyle w:val="1"/>
      </w:pPr>
      <w:bookmarkStart w:id="3" w:name="_Ref441232872"/>
      <w:r w:rsidRPr="001D335E">
        <w:br w:type="page"/>
      </w:r>
      <w:bookmarkStart w:id="4" w:name="_Toc48300573"/>
      <w:r w:rsidR="009820CA">
        <w:lastRenderedPageBreak/>
        <w:t>Описание продукта и поддерживаемые устройства</w:t>
      </w:r>
      <w:bookmarkEnd w:id="4"/>
    </w:p>
    <w:bookmarkEnd w:id="3"/>
    <w:p w14:paraId="7187AD61" w14:textId="77777777" w:rsidR="009175D6" w:rsidRDefault="005F5495" w:rsidP="006D7B8C">
      <w:pPr>
        <w:ind w:left="567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  <w:lang w:val="en-US"/>
        </w:rPr>
        <w:t>TV</w:t>
      </w:r>
      <w:r w:rsidRPr="005F5495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Интернет дома 2.0</w:t>
      </w:r>
      <w:r w:rsidR="006D7B8C" w:rsidRPr="006D7B8C">
        <w:rPr>
          <w:rFonts w:asciiTheme="minorHAnsi" w:hAnsiTheme="minorHAnsi" w:cstheme="minorBidi"/>
          <w:color w:val="1F497D"/>
          <w:sz w:val="24"/>
        </w:rPr>
        <w:t xml:space="preserve"> - онлайн телевидение нового поколения от оператора «</w:t>
      </w:r>
      <w:proofErr w:type="spellStart"/>
      <w:r w:rsidR="00D85742">
        <w:rPr>
          <w:rFonts w:asciiTheme="minorHAnsi" w:hAnsiTheme="minorHAnsi" w:cstheme="minorBidi"/>
          <w:color w:val="1F497D"/>
          <w:sz w:val="24"/>
        </w:rPr>
        <w:t>Beeline</w:t>
      </w:r>
      <w:proofErr w:type="spellEnd"/>
      <w:r w:rsidR="006D7B8C" w:rsidRPr="006D7B8C">
        <w:rPr>
          <w:rFonts w:asciiTheme="minorHAnsi" w:hAnsiTheme="minorHAnsi" w:cstheme="minorBidi"/>
          <w:color w:val="1F497D"/>
          <w:sz w:val="24"/>
        </w:rPr>
        <w:t>». Мы предлагаем уникальный опыт взаимодействия с видео контентом на разных устройствах, объединяя в одном удобном приложении любимые телеканалы и фильмы.</w:t>
      </w:r>
      <w:r w:rsidR="009175D6"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7D13649C" w14:textId="77777777" w:rsidR="006D7B8C" w:rsidRPr="006D7B8C" w:rsidRDefault="009175D6" w:rsidP="006D7B8C">
      <w:pPr>
        <w:ind w:left="567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Клиент может подключить на свой логин до </w:t>
      </w:r>
      <w:r w:rsidR="005F5495">
        <w:rPr>
          <w:rFonts w:asciiTheme="minorHAnsi" w:hAnsiTheme="minorHAnsi" w:cstheme="minorBidi"/>
          <w:color w:val="1F497D"/>
          <w:sz w:val="24"/>
        </w:rPr>
        <w:t>3</w:t>
      </w:r>
      <w:r w:rsidRPr="009175D6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разных </w:t>
      </w:r>
      <w:r w:rsidRPr="009175D6">
        <w:rPr>
          <w:rFonts w:asciiTheme="minorHAnsi" w:hAnsiTheme="minorHAnsi" w:cstheme="minorBidi"/>
          <w:color w:val="1F497D"/>
          <w:sz w:val="24"/>
        </w:rPr>
        <w:t>устройств</w:t>
      </w:r>
      <w:r>
        <w:rPr>
          <w:rFonts w:asciiTheme="minorHAnsi" w:hAnsiTheme="minorHAnsi" w:cstheme="minorBidi"/>
          <w:color w:val="1F497D"/>
          <w:sz w:val="24"/>
        </w:rPr>
        <w:t xml:space="preserve"> и пользоваться приложением</w:t>
      </w:r>
      <w:r w:rsidRPr="009175D6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на всех этих подключенных устройствах.</w:t>
      </w:r>
    </w:p>
    <w:p w14:paraId="6C07B6F8" w14:textId="77777777" w:rsidR="006D7B8C" w:rsidRPr="00FA604D" w:rsidRDefault="006D7B8C" w:rsidP="006D7B8C">
      <w:pPr>
        <w:ind w:left="567"/>
        <w:rPr>
          <w:rFonts w:asciiTheme="minorHAnsi" w:hAnsiTheme="minorHAnsi" w:cstheme="minorBidi"/>
          <w:color w:val="1F497D"/>
          <w:sz w:val="24"/>
        </w:rPr>
      </w:pPr>
      <w:r w:rsidRPr="006D7B8C">
        <w:rPr>
          <w:rFonts w:asciiTheme="minorHAnsi" w:hAnsiTheme="minorHAnsi" w:cstheme="minorBidi"/>
          <w:color w:val="1F497D"/>
          <w:sz w:val="24"/>
        </w:rPr>
        <w:t>Клиенту доступны для подключения пакеты каналов, приобретение разового контента TVOD (аренда на 48 часов), EST (покупка контента навсегда), подписки на фильмы</w:t>
      </w:r>
      <w:r w:rsidR="00FA604D">
        <w:rPr>
          <w:rFonts w:asciiTheme="minorHAnsi" w:hAnsiTheme="minorHAnsi" w:cstheme="minorBidi"/>
          <w:color w:val="1F497D"/>
          <w:sz w:val="24"/>
        </w:rPr>
        <w:t xml:space="preserve"> и сериалы, тематические подборки контента.</w:t>
      </w:r>
    </w:p>
    <w:p w14:paraId="7F03437F" w14:textId="77777777" w:rsidR="006D7B8C" w:rsidRDefault="006D7B8C" w:rsidP="006D7B8C">
      <w:pPr>
        <w:ind w:left="567"/>
        <w:rPr>
          <w:rFonts w:asciiTheme="minorHAnsi" w:hAnsiTheme="minorHAnsi" w:cstheme="minorBidi"/>
          <w:color w:val="1F497D"/>
          <w:sz w:val="24"/>
        </w:rPr>
      </w:pPr>
      <w:r w:rsidRPr="006D7B8C">
        <w:rPr>
          <w:rFonts w:asciiTheme="minorHAnsi" w:hAnsiTheme="minorHAnsi" w:cstheme="minorBidi"/>
          <w:color w:val="1F497D"/>
          <w:sz w:val="24"/>
        </w:rPr>
        <w:t>Для использования продукта, Клиенту необходимо купить/арендовать приставку</w:t>
      </w:r>
      <w:r>
        <w:rPr>
          <w:rFonts w:asciiTheme="minorHAnsi" w:hAnsiTheme="minorHAnsi" w:cstheme="minorBidi"/>
          <w:color w:val="1F497D"/>
          <w:sz w:val="24"/>
        </w:rPr>
        <w:t>.</w:t>
      </w:r>
    </w:p>
    <w:p w14:paraId="3B4165A2" w14:textId="77777777" w:rsidR="009F6347" w:rsidRDefault="006D7B8C" w:rsidP="009175D6">
      <w:pPr>
        <w:ind w:left="567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Также пользоваться сервисом можно на других устройствах </w:t>
      </w:r>
      <w:r w:rsidR="00DA5C4F">
        <w:rPr>
          <w:rFonts w:asciiTheme="minorHAnsi" w:hAnsiTheme="minorHAnsi" w:cstheme="minorBidi"/>
          <w:color w:val="1F497D"/>
          <w:sz w:val="24"/>
        </w:rPr>
        <w:t>–</w:t>
      </w:r>
      <w:r w:rsidRPr="006D7B8C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доступны приложения для </w:t>
      </w:r>
    </w:p>
    <w:p w14:paraId="56E4D37D" w14:textId="77777777" w:rsidR="009F6347" w:rsidRPr="009F6347" w:rsidRDefault="00DA5C4F" w:rsidP="00610E99">
      <w:pPr>
        <w:pStyle w:val="a3"/>
        <w:numPr>
          <w:ilvl w:val="0"/>
          <w:numId w:val="12"/>
        </w:numPr>
        <w:rPr>
          <w:rFonts w:asciiTheme="minorHAnsi" w:hAnsiTheme="minorHAnsi" w:cstheme="minorBidi"/>
          <w:b/>
          <w:color w:val="1F497D"/>
          <w:sz w:val="24"/>
        </w:rPr>
      </w:pPr>
      <w:r>
        <w:rPr>
          <w:rFonts w:asciiTheme="minorHAnsi" w:hAnsiTheme="minorHAnsi" w:cstheme="minorBidi"/>
          <w:b/>
          <w:color w:val="1F497D"/>
          <w:sz w:val="24"/>
          <w:lang w:val="en-US"/>
        </w:rPr>
        <w:t>Samsung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="006D7B8C"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Smart</w:t>
      </w:r>
      <w:r w:rsidR="006D7B8C" w:rsidRPr="009F6347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="006D7B8C"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TV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="005F5495">
        <w:rPr>
          <w:rFonts w:asciiTheme="minorHAnsi" w:hAnsiTheme="minorHAnsi" w:cstheme="minorBidi"/>
          <w:b/>
          <w:color w:val="1F497D"/>
          <w:sz w:val="24"/>
        </w:rPr>
        <w:t>с 2017</w:t>
      </w:r>
      <w:r w:rsidR="009F6347" w:rsidRPr="009F6347">
        <w:rPr>
          <w:rFonts w:asciiTheme="minorHAnsi" w:hAnsiTheme="minorHAnsi" w:cstheme="minorBidi"/>
          <w:b/>
          <w:color w:val="1F497D"/>
          <w:sz w:val="24"/>
        </w:rPr>
        <w:t xml:space="preserve"> года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>
        <w:rPr>
          <w:rFonts w:asciiTheme="minorHAnsi" w:hAnsiTheme="minorHAnsi" w:cstheme="minorBidi"/>
          <w:b/>
          <w:color w:val="1F497D"/>
          <w:sz w:val="24"/>
        </w:rPr>
        <w:t xml:space="preserve">и версии </w:t>
      </w:r>
      <w:r>
        <w:rPr>
          <w:rFonts w:asciiTheme="minorHAnsi" w:hAnsiTheme="minorHAnsi" w:cstheme="minorBidi"/>
          <w:b/>
          <w:color w:val="1F497D"/>
          <w:sz w:val="24"/>
          <w:lang w:val="en-US"/>
        </w:rPr>
        <w:t>OS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proofErr w:type="spellStart"/>
      <w:r>
        <w:rPr>
          <w:rFonts w:asciiTheme="minorHAnsi" w:hAnsiTheme="minorHAnsi" w:cstheme="minorBidi"/>
          <w:b/>
          <w:color w:val="1F497D"/>
          <w:sz w:val="24"/>
          <w:lang w:val="en-US"/>
        </w:rPr>
        <w:t>Tizen</w:t>
      </w:r>
      <w:proofErr w:type="spellEnd"/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2.4 </w:t>
      </w:r>
      <w:r>
        <w:rPr>
          <w:rFonts w:asciiTheme="minorHAnsi" w:hAnsiTheme="minorHAnsi" w:cstheme="minorBidi"/>
          <w:b/>
          <w:color w:val="1F497D"/>
          <w:sz w:val="24"/>
        </w:rPr>
        <w:t xml:space="preserve">и выше. </w:t>
      </w:r>
    </w:p>
    <w:p w14:paraId="239241DF" w14:textId="77777777" w:rsidR="00DA5C4F" w:rsidRPr="009F6347" w:rsidRDefault="00DA5C4F" w:rsidP="00DA5C4F">
      <w:pPr>
        <w:pStyle w:val="a3"/>
        <w:numPr>
          <w:ilvl w:val="0"/>
          <w:numId w:val="12"/>
        </w:numPr>
        <w:rPr>
          <w:rFonts w:asciiTheme="minorHAnsi" w:hAnsiTheme="minorHAnsi" w:cstheme="minorBidi"/>
          <w:b/>
          <w:color w:val="1F497D"/>
          <w:sz w:val="24"/>
        </w:rPr>
      </w:pPr>
      <w:r>
        <w:rPr>
          <w:rFonts w:asciiTheme="minorHAnsi" w:hAnsiTheme="minorHAnsi" w:cstheme="minorBidi"/>
          <w:b/>
          <w:color w:val="1F497D"/>
          <w:sz w:val="24"/>
          <w:lang w:val="en-US"/>
        </w:rPr>
        <w:t>LG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Smart</w:t>
      </w:r>
      <w:r w:rsidRPr="009F6347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TV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="005F5495">
        <w:rPr>
          <w:rFonts w:asciiTheme="minorHAnsi" w:hAnsiTheme="minorHAnsi" w:cstheme="minorBidi"/>
          <w:b/>
          <w:color w:val="1F497D"/>
          <w:sz w:val="24"/>
        </w:rPr>
        <w:t>с 2017</w:t>
      </w:r>
      <w:r w:rsidRPr="009F6347">
        <w:rPr>
          <w:rFonts w:asciiTheme="minorHAnsi" w:hAnsiTheme="minorHAnsi" w:cstheme="minorBidi"/>
          <w:b/>
          <w:color w:val="1F497D"/>
          <w:sz w:val="24"/>
        </w:rPr>
        <w:t xml:space="preserve"> года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>
        <w:rPr>
          <w:rFonts w:asciiTheme="minorHAnsi" w:hAnsiTheme="minorHAnsi" w:cstheme="minorBidi"/>
          <w:b/>
          <w:color w:val="1F497D"/>
          <w:sz w:val="24"/>
        </w:rPr>
        <w:t xml:space="preserve">и версии </w:t>
      </w:r>
      <w:r>
        <w:rPr>
          <w:rFonts w:asciiTheme="minorHAnsi" w:hAnsiTheme="minorHAnsi" w:cstheme="minorBidi"/>
          <w:b/>
          <w:color w:val="1F497D"/>
          <w:sz w:val="24"/>
          <w:lang w:val="en-US"/>
        </w:rPr>
        <w:t>OS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proofErr w:type="spellStart"/>
      <w:r>
        <w:rPr>
          <w:rFonts w:asciiTheme="minorHAnsi" w:hAnsiTheme="minorHAnsi" w:cstheme="minorBidi"/>
          <w:b/>
          <w:color w:val="1F497D"/>
          <w:sz w:val="24"/>
          <w:lang w:val="en-US"/>
        </w:rPr>
        <w:t>WebOS</w:t>
      </w:r>
      <w:proofErr w:type="spellEnd"/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3.0 </w:t>
      </w:r>
      <w:r>
        <w:rPr>
          <w:rFonts w:asciiTheme="minorHAnsi" w:hAnsiTheme="minorHAnsi" w:cstheme="minorBidi"/>
          <w:b/>
          <w:color w:val="1F497D"/>
          <w:sz w:val="24"/>
        </w:rPr>
        <w:t xml:space="preserve">и выше. </w:t>
      </w:r>
    </w:p>
    <w:p w14:paraId="3CF5CB39" w14:textId="77777777" w:rsidR="00D81373" w:rsidRPr="00DA5C4F" w:rsidRDefault="009F6347" w:rsidP="00610E99">
      <w:pPr>
        <w:pStyle w:val="a3"/>
        <w:numPr>
          <w:ilvl w:val="0"/>
          <w:numId w:val="12"/>
        </w:numPr>
        <w:rPr>
          <w:rFonts w:asciiTheme="minorHAnsi" w:hAnsiTheme="minorHAnsi" w:cstheme="minorBidi"/>
          <w:b/>
          <w:color w:val="1F497D"/>
          <w:sz w:val="24"/>
        </w:rPr>
      </w:pP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A</w:t>
      </w:r>
      <w:r w:rsidR="009175D6"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ndroid</w:t>
      </w:r>
      <w:r w:rsidR="009175D6"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="009175D6"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TV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Pr="009F6347">
        <w:rPr>
          <w:rFonts w:asciiTheme="minorHAnsi" w:hAnsiTheme="minorHAnsi" w:cstheme="minorBidi"/>
          <w:b/>
          <w:color w:val="1F497D"/>
          <w:sz w:val="24"/>
        </w:rPr>
        <w:t>телевизорах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(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Sony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, 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Phillips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, 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Xiaomi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, </w:t>
      </w:r>
      <w:r w:rsidRPr="009F6347">
        <w:rPr>
          <w:rFonts w:asciiTheme="minorHAnsi" w:hAnsiTheme="minorHAnsi" w:cstheme="minorBidi"/>
          <w:b/>
          <w:color w:val="1F497D"/>
          <w:sz w:val="24"/>
        </w:rPr>
        <w:t>и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proofErr w:type="spellStart"/>
      <w:r w:rsidRPr="009F6347">
        <w:rPr>
          <w:rFonts w:asciiTheme="minorHAnsi" w:hAnsiTheme="minorHAnsi" w:cstheme="minorBidi"/>
          <w:b/>
          <w:color w:val="1F497D"/>
          <w:sz w:val="24"/>
        </w:rPr>
        <w:t>тп</w:t>
      </w:r>
      <w:proofErr w:type="spellEnd"/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) </w:t>
      </w:r>
      <w:r w:rsidRPr="009F6347">
        <w:rPr>
          <w:rFonts w:asciiTheme="minorHAnsi" w:hAnsiTheme="minorHAnsi" w:cstheme="minorBidi"/>
          <w:b/>
          <w:color w:val="1F497D"/>
          <w:sz w:val="24"/>
        </w:rPr>
        <w:t>и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Pr="009F6347">
        <w:rPr>
          <w:rFonts w:asciiTheme="minorHAnsi" w:hAnsiTheme="minorHAnsi" w:cstheme="minorBidi"/>
          <w:b/>
          <w:color w:val="1F497D"/>
          <w:sz w:val="24"/>
        </w:rPr>
        <w:t>приставках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(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Xiaomi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Pr="009F6347">
        <w:rPr>
          <w:rFonts w:asciiTheme="minorHAnsi" w:hAnsiTheme="minorHAnsi" w:cstheme="minorBidi"/>
          <w:b/>
          <w:color w:val="1F497D"/>
          <w:sz w:val="24"/>
          <w:lang w:val="en-US"/>
        </w:rPr>
        <w:t>Box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, </w:t>
      </w:r>
      <w:r w:rsidRPr="009F6347">
        <w:rPr>
          <w:rFonts w:asciiTheme="minorHAnsi" w:hAnsiTheme="minorHAnsi" w:cstheme="minorBidi"/>
          <w:b/>
          <w:color w:val="1F497D"/>
          <w:sz w:val="24"/>
        </w:rPr>
        <w:t>и</w:t>
      </w:r>
      <w:r w:rsidRPr="00DA5C4F">
        <w:rPr>
          <w:rFonts w:asciiTheme="minorHAnsi" w:hAnsiTheme="minorHAnsi" w:cstheme="minorBidi"/>
          <w:b/>
          <w:color w:val="1F497D"/>
          <w:sz w:val="24"/>
        </w:rPr>
        <w:t xml:space="preserve"> </w:t>
      </w:r>
      <w:proofErr w:type="spellStart"/>
      <w:r w:rsidRPr="009F6347">
        <w:rPr>
          <w:rFonts w:asciiTheme="minorHAnsi" w:hAnsiTheme="minorHAnsi" w:cstheme="minorBidi"/>
          <w:b/>
          <w:color w:val="1F497D"/>
          <w:sz w:val="24"/>
        </w:rPr>
        <w:t>тп</w:t>
      </w:r>
      <w:proofErr w:type="spellEnd"/>
      <w:r w:rsidRPr="00DA5C4F">
        <w:rPr>
          <w:rFonts w:asciiTheme="minorHAnsi" w:hAnsiTheme="minorHAnsi" w:cstheme="minorBidi"/>
          <w:b/>
          <w:color w:val="1F497D"/>
          <w:sz w:val="24"/>
        </w:rPr>
        <w:t>)</w:t>
      </w:r>
      <w:r w:rsidR="005F5495">
        <w:rPr>
          <w:rFonts w:asciiTheme="minorHAnsi" w:hAnsiTheme="minorHAnsi" w:cstheme="minorBidi"/>
          <w:b/>
          <w:color w:val="1F497D"/>
          <w:sz w:val="24"/>
        </w:rPr>
        <w:t xml:space="preserve"> подробнее </w:t>
      </w:r>
      <w:hyperlink r:id="rId8" w:history="1">
        <w:r w:rsidR="005F5495" w:rsidRPr="005F5495">
          <w:rPr>
            <w:rStyle w:val="ab"/>
            <w:rFonts w:asciiTheme="minorHAnsi" w:hAnsiTheme="minorHAnsi" w:cstheme="minorBidi"/>
            <w:b/>
            <w:sz w:val="24"/>
          </w:rPr>
          <w:t>тут</w:t>
        </w:r>
      </w:hyperlink>
    </w:p>
    <w:p w14:paraId="3C8220ED" w14:textId="77777777" w:rsidR="00DA5C4F" w:rsidRDefault="00DA5C4F" w:rsidP="006D7B8C">
      <w:pPr>
        <w:ind w:left="567"/>
        <w:rPr>
          <w:rFonts w:asciiTheme="minorHAnsi" w:hAnsiTheme="minorHAnsi" w:cstheme="minorBidi"/>
          <w:color w:val="1F497D"/>
          <w:sz w:val="24"/>
        </w:rPr>
      </w:pPr>
    </w:p>
    <w:p w14:paraId="6735E80E" w14:textId="77777777" w:rsidR="006D7B8C" w:rsidRPr="006D7B8C" w:rsidRDefault="006D7B8C" w:rsidP="006D7B8C">
      <w:pPr>
        <w:ind w:left="567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Основные преимущества:</w:t>
      </w:r>
    </w:p>
    <w:p w14:paraId="1A1457A0" w14:textId="77777777" w:rsidR="006D7B8C" w:rsidRPr="006D7B8C" w:rsidRDefault="009F6347" w:rsidP="00610E99">
      <w:pPr>
        <w:numPr>
          <w:ilvl w:val="0"/>
          <w:numId w:val="7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Доступ к </w:t>
      </w:r>
      <w:r w:rsidR="006D7B8C" w:rsidRPr="006D7B8C">
        <w:rPr>
          <w:rFonts w:asciiTheme="minorHAnsi" w:hAnsiTheme="minorHAnsi" w:cstheme="minorBidi"/>
          <w:color w:val="1F497D"/>
          <w:sz w:val="24"/>
        </w:rPr>
        <w:t>запис</w:t>
      </w:r>
      <w:r>
        <w:rPr>
          <w:rFonts w:asciiTheme="minorHAnsi" w:hAnsiTheme="minorHAnsi" w:cstheme="minorBidi"/>
          <w:color w:val="1F497D"/>
          <w:sz w:val="24"/>
        </w:rPr>
        <w:t>ям</w:t>
      </w:r>
      <w:r w:rsidR="006D7B8C" w:rsidRPr="006D7B8C">
        <w:rPr>
          <w:rFonts w:asciiTheme="minorHAnsi" w:hAnsiTheme="minorHAnsi" w:cstheme="minorBidi"/>
          <w:color w:val="1F497D"/>
          <w:sz w:val="24"/>
        </w:rPr>
        <w:t xml:space="preserve"> всех передач на каналах с услугой “возврат эфира”</w:t>
      </w:r>
    </w:p>
    <w:p w14:paraId="1972563E" w14:textId="77777777" w:rsidR="006D7B8C" w:rsidRDefault="006D7B8C" w:rsidP="00610E99">
      <w:pPr>
        <w:numPr>
          <w:ilvl w:val="0"/>
          <w:numId w:val="7"/>
        </w:numPr>
        <w:rPr>
          <w:rFonts w:asciiTheme="minorHAnsi" w:hAnsiTheme="minorHAnsi" w:cstheme="minorBidi"/>
          <w:color w:val="1F497D"/>
          <w:sz w:val="24"/>
        </w:rPr>
      </w:pPr>
      <w:r w:rsidRPr="006D7B8C">
        <w:rPr>
          <w:rFonts w:asciiTheme="minorHAnsi" w:hAnsiTheme="minorHAnsi" w:cstheme="minorBidi"/>
          <w:color w:val="1F497D"/>
          <w:sz w:val="24"/>
        </w:rPr>
        <w:t>Современная мощная приставка</w:t>
      </w:r>
      <w:r w:rsidR="009F6347"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52633614" w14:textId="77777777" w:rsidR="009F6347" w:rsidRPr="00F6476E" w:rsidRDefault="009F6347" w:rsidP="00610E99">
      <w:pPr>
        <w:numPr>
          <w:ilvl w:val="0"/>
          <w:numId w:val="7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Доступ к подпискам </w:t>
      </w:r>
      <w:proofErr w:type="spellStart"/>
      <w:r>
        <w:rPr>
          <w:rFonts w:asciiTheme="minorHAnsi" w:hAnsiTheme="minorHAnsi" w:cstheme="minorBidi"/>
          <w:color w:val="1F497D"/>
          <w:sz w:val="24"/>
          <w:lang w:val="en-US"/>
        </w:rPr>
        <w:t>ivi</w:t>
      </w:r>
      <w:proofErr w:type="spellEnd"/>
      <w:r w:rsidRPr="009F6347">
        <w:rPr>
          <w:rFonts w:asciiTheme="minorHAnsi" w:hAnsiTheme="minorHAnsi" w:cstheme="minorBidi"/>
          <w:color w:val="1F497D"/>
          <w:sz w:val="24"/>
        </w:rPr>
        <w:t xml:space="preserve">, </w:t>
      </w:r>
      <w:proofErr w:type="spellStart"/>
      <w:r>
        <w:rPr>
          <w:rFonts w:asciiTheme="minorHAnsi" w:hAnsiTheme="minorHAnsi" w:cstheme="minorBidi"/>
          <w:color w:val="1F497D"/>
          <w:sz w:val="24"/>
          <w:lang w:val="en-US"/>
        </w:rPr>
        <w:t>Amediateka</w:t>
      </w:r>
      <w:proofErr w:type="spellEnd"/>
    </w:p>
    <w:p w14:paraId="431E87E4" w14:textId="77777777" w:rsidR="00F6476E" w:rsidRDefault="00F6476E" w:rsidP="00610E99">
      <w:pPr>
        <w:numPr>
          <w:ilvl w:val="0"/>
          <w:numId w:val="7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Покупка и/или аренда новинок кинопроката</w:t>
      </w:r>
    </w:p>
    <w:p w14:paraId="054FFB84" w14:textId="77777777" w:rsidR="00F6476E" w:rsidRDefault="00F6476E" w:rsidP="00610E99">
      <w:pPr>
        <w:numPr>
          <w:ilvl w:val="0"/>
          <w:numId w:val="7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Просмотр баланса, суммы следующего платежа</w:t>
      </w:r>
    </w:p>
    <w:p w14:paraId="6870A794" w14:textId="77777777" w:rsidR="00F6476E" w:rsidRPr="006D7B8C" w:rsidRDefault="00F6476E" w:rsidP="00610E99">
      <w:pPr>
        <w:numPr>
          <w:ilvl w:val="0"/>
          <w:numId w:val="7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Изменение </w:t>
      </w:r>
      <w:r>
        <w:rPr>
          <w:rFonts w:asciiTheme="minorHAnsi" w:hAnsiTheme="minorHAnsi" w:cstheme="minorBidi"/>
          <w:color w:val="1F497D"/>
          <w:sz w:val="24"/>
          <w:lang w:val="en-US"/>
        </w:rPr>
        <w:t>TV</w:t>
      </w:r>
      <w:r>
        <w:rPr>
          <w:rFonts w:asciiTheme="minorHAnsi" w:hAnsiTheme="minorHAnsi" w:cstheme="minorBidi"/>
          <w:color w:val="1F497D"/>
          <w:sz w:val="24"/>
        </w:rPr>
        <w:t xml:space="preserve"> подписок через экран </w:t>
      </w:r>
      <w:r w:rsidRPr="00F6476E">
        <w:rPr>
          <w:rFonts w:asciiTheme="minorHAnsi" w:hAnsiTheme="minorHAnsi" w:cstheme="minorBidi"/>
          <w:color w:val="1F497D"/>
          <w:sz w:val="24"/>
        </w:rPr>
        <w:t>телев</w:t>
      </w:r>
      <w:r>
        <w:rPr>
          <w:rFonts w:asciiTheme="minorHAnsi" w:hAnsiTheme="minorHAnsi" w:cstheme="minorBidi"/>
          <w:color w:val="1F497D"/>
          <w:sz w:val="24"/>
        </w:rPr>
        <w:t>и</w:t>
      </w:r>
      <w:r w:rsidRPr="00F6476E">
        <w:rPr>
          <w:rFonts w:asciiTheme="minorHAnsi" w:hAnsiTheme="minorHAnsi" w:cstheme="minorBidi"/>
          <w:color w:val="1F497D"/>
          <w:sz w:val="24"/>
        </w:rPr>
        <w:t>зора</w:t>
      </w:r>
    </w:p>
    <w:p w14:paraId="44D9D48C" w14:textId="77777777" w:rsidR="006D7B8C" w:rsidRPr="006D7B8C" w:rsidRDefault="006D7B8C" w:rsidP="006D7B8C">
      <w:pPr>
        <w:ind w:left="567"/>
        <w:rPr>
          <w:rFonts w:asciiTheme="minorHAnsi" w:hAnsiTheme="minorHAnsi" w:cstheme="minorBidi"/>
          <w:color w:val="1F497D"/>
          <w:sz w:val="24"/>
        </w:rPr>
      </w:pPr>
    </w:p>
    <w:p w14:paraId="73BBDB65" w14:textId="77777777" w:rsidR="00663CD1" w:rsidRDefault="00A62C67" w:rsidP="00A62C67">
      <w:pPr>
        <w:pStyle w:val="1"/>
      </w:pPr>
      <w:bookmarkStart w:id="5" w:name="_Toc48300574"/>
      <w:r w:rsidRPr="00A62C67">
        <w:t>Обязательные условия для работы услуги TVE + подключение приставки</w:t>
      </w:r>
      <w:bookmarkEnd w:id="5"/>
    </w:p>
    <w:p w14:paraId="08DC980C" w14:textId="77777777" w:rsidR="00A62C67" w:rsidRDefault="00A62C67" w:rsidP="00610E99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 w:rsidRPr="00F745F5">
        <w:rPr>
          <w:rFonts w:asciiTheme="minorHAnsi" w:hAnsiTheme="minorHAnsi" w:cstheme="minorBidi"/>
          <w:b/>
          <w:color w:val="FF0000"/>
          <w:sz w:val="24"/>
        </w:rPr>
        <w:t xml:space="preserve">Приставке </w:t>
      </w:r>
      <w:r>
        <w:rPr>
          <w:rFonts w:asciiTheme="minorHAnsi" w:hAnsiTheme="minorHAnsi" w:cstheme="minorBidi"/>
          <w:b/>
          <w:color w:val="FF0000"/>
          <w:sz w:val="24"/>
          <w:lang w:val="en-US"/>
        </w:rPr>
        <w:t>TVE</w:t>
      </w:r>
      <w:r w:rsidRPr="00A62C67">
        <w:rPr>
          <w:rFonts w:asciiTheme="minorHAnsi" w:hAnsiTheme="minorHAnsi" w:cstheme="minorBidi"/>
          <w:b/>
          <w:color w:val="FF0000"/>
          <w:sz w:val="24"/>
        </w:rPr>
        <w:t xml:space="preserve"> </w:t>
      </w:r>
      <w:r>
        <w:rPr>
          <w:rFonts w:asciiTheme="minorHAnsi" w:hAnsiTheme="minorHAnsi" w:cstheme="minorBidi"/>
          <w:b/>
          <w:color w:val="FF0000"/>
          <w:sz w:val="24"/>
        </w:rPr>
        <w:t xml:space="preserve">для работы </w:t>
      </w:r>
      <w:r w:rsidRPr="00F745F5">
        <w:rPr>
          <w:rFonts w:asciiTheme="minorHAnsi" w:hAnsiTheme="minorHAnsi" w:cstheme="minorBidi"/>
          <w:b/>
          <w:color w:val="FF0000"/>
          <w:sz w:val="24"/>
        </w:rPr>
        <w:t>необходимо подключение к интернету.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Pr="005C3236">
        <w:rPr>
          <w:rFonts w:asciiTheme="minorHAnsi" w:hAnsiTheme="minorHAnsi" w:cstheme="minorBidi"/>
          <w:b/>
          <w:color w:val="FF0000"/>
          <w:sz w:val="24"/>
        </w:rPr>
        <w:t>Как следствие</w:t>
      </w:r>
      <w:r>
        <w:rPr>
          <w:rFonts w:asciiTheme="minorHAnsi" w:hAnsiTheme="minorHAnsi" w:cstheme="minorBidi"/>
          <w:b/>
          <w:color w:val="FF0000"/>
          <w:sz w:val="24"/>
        </w:rPr>
        <w:t>,</w:t>
      </w:r>
      <w:r w:rsidRPr="005C3236">
        <w:rPr>
          <w:rFonts w:asciiTheme="minorHAnsi" w:hAnsiTheme="minorHAnsi" w:cstheme="minorBidi"/>
          <w:b/>
          <w:color w:val="FF0000"/>
          <w:sz w:val="24"/>
        </w:rPr>
        <w:t xml:space="preserve"> приставка не будет работать без роутера</w:t>
      </w:r>
      <w:r w:rsidRPr="004E2E2C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(если подключить напрямую кабель, </w:t>
      </w:r>
      <w:r>
        <w:rPr>
          <w:rFonts w:asciiTheme="minorHAnsi" w:hAnsiTheme="minorHAnsi" w:cstheme="minorBidi"/>
          <w:color w:val="1F497D"/>
          <w:sz w:val="24"/>
        </w:rPr>
        <w:lastRenderedPageBreak/>
        <w:t>который заходит в квартиру из подъезда в приставку, то она не загрузится). Схема подключения:</w:t>
      </w:r>
    </w:p>
    <w:p w14:paraId="11C1BCA2" w14:textId="77777777" w:rsidR="00A62C67" w:rsidRDefault="00A62C67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Кабель из подъезда -</w:t>
      </w:r>
      <w:r w:rsidRPr="004E2E2C">
        <w:rPr>
          <w:rFonts w:asciiTheme="minorHAnsi" w:hAnsiTheme="minorHAnsi" w:cstheme="minorBidi"/>
          <w:color w:val="1F497D"/>
          <w:sz w:val="24"/>
        </w:rPr>
        <w:t xml:space="preserve">&gt; </w:t>
      </w:r>
      <w:r>
        <w:rPr>
          <w:rFonts w:asciiTheme="minorHAnsi" w:hAnsiTheme="minorHAnsi" w:cstheme="minorBidi"/>
          <w:color w:val="1F497D"/>
          <w:sz w:val="24"/>
        </w:rPr>
        <w:t>роутер -&gt; приставка.</w:t>
      </w:r>
    </w:p>
    <w:p w14:paraId="506E5623" w14:textId="77777777" w:rsidR="00A62C67" w:rsidRPr="004E2E2C" w:rsidRDefault="00A62C67" w:rsidP="00A62C67">
      <w:pPr>
        <w:rPr>
          <w:rFonts w:asciiTheme="minorHAnsi" w:hAnsiTheme="minorHAnsi" w:cstheme="minorBidi"/>
          <w:color w:val="1F497D"/>
          <w:sz w:val="24"/>
        </w:rPr>
      </w:pPr>
    </w:p>
    <w:p w14:paraId="33EB5AE7" w14:textId="77777777" w:rsidR="00A62C67" w:rsidRDefault="00A62C67" w:rsidP="00610E99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Исходя из пункта 1, требуется сначала настроить клиенту роутер по стандартным процедурам подключения. То есть подключить основной кабель из подъезда в роутер, подключить роутер к интернету. </w:t>
      </w:r>
    </w:p>
    <w:p w14:paraId="670B0FC1" w14:textId="77777777" w:rsidR="00A62C67" w:rsidRDefault="00A62C67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2E685607" w14:textId="77777777" w:rsidR="00DA2082" w:rsidRDefault="00DA2082" w:rsidP="00610E99">
      <w:pPr>
        <w:pStyle w:val="a3"/>
        <w:numPr>
          <w:ilvl w:val="0"/>
          <w:numId w:val="2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Для работы сервиса </w:t>
      </w:r>
      <w:r>
        <w:rPr>
          <w:rFonts w:asciiTheme="minorHAnsi" w:hAnsiTheme="minorHAnsi" w:cstheme="minorBidi"/>
          <w:color w:val="1F497D"/>
          <w:sz w:val="24"/>
          <w:lang w:val="en-US"/>
        </w:rPr>
        <w:t>TVE</w:t>
      </w:r>
      <w:r w:rsidRPr="00DA2082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необходимо стабильное подключение </w:t>
      </w:r>
      <w:proofErr w:type="gramStart"/>
      <w:r>
        <w:rPr>
          <w:rFonts w:asciiTheme="minorHAnsi" w:hAnsiTheme="minorHAnsi" w:cstheme="minorBidi"/>
          <w:color w:val="1F497D"/>
          <w:sz w:val="24"/>
        </w:rPr>
        <w:t>к интернет</w:t>
      </w:r>
      <w:proofErr w:type="gramEnd"/>
      <w:r>
        <w:rPr>
          <w:rFonts w:asciiTheme="minorHAnsi" w:hAnsiTheme="minorHAnsi" w:cstheme="minorBidi"/>
          <w:color w:val="1F497D"/>
          <w:sz w:val="24"/>
        </w:rPr>
        <w:t xml:space="preserve"> – скорость не менее </w:t>
      </w:r>
      <w:r w:rsidR="0078119D">
        <w:rPr>
          <w:rFonts w:asciiTheme="minorHAnsi" w:hAnsiTheme="minorHAnsi" w:cstheme="minorBidi"/>
          <w:color w:val="1F497D"/>
          <w:sz w:val="24"/>
        </w:rPr>
        <w:t>20</w:t>
      </w:r>
      <w:r>
        <w:rPr>
          <w:rFonts w:asciiTheme="minorHAnsi" w:hAnsiTheme="minorHAnsi" w:cstheme="minorBidi"/>
          <w:color w:val="1F497D"/>
          <w:sz w:val="24"/>
        </w:rPr>
        <w:t xml:space="preserve"> Мегабит в секунду (</w:t>
      </w:r>
      <w:r>
        <w:rPr>
          <w:rFonts w:asciiTheme="minorHAnsi" w:hAnsiTheme="minorHAnsi" w:cstheme="minorBidi"/>
          <w:color w:val="1F497D"/>
          <w:sz w:val="24"/>
          <w:lang w:val="en-US"/>
        </w:rPr>
        <w:t>Mbps</w:t>
      </w:r>
      <w:r w:rsidRPr="00DA2082">
        <w:rPr>
          <w:rFonts w:asciiTheme="minorHAnsi" w:hAnsiTheme="minorHAnsi" w:cstheme="minorBidi"/>
          <w:color w:val="1F497D"/>
          <w:sz w:val="24"/>
        </w:rPr>
        <w:t xml:space="preserve">). </w:t>
      </w:r>
      <w:proofErr w:type="spellStart"/>
      <w:r w:rsidR="0078119D">
        <w:rPr>
          <w:rFonts w:asciiTheme="minorHAnsi" w:hAnsiTheme="minorHAnsi" w:cstheme="minorBidi"/>
          <w:color w:val="1F497D"/>
          <w:sz w:val="24"/>
        </w:rPr>
        <w:t>Пинг</w:t>
      </w:r>
      <w:proofErr w:type="spellEnd"/>
      <w:r w:rsidR="0078119D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не менее </w:t>
      </w:r>
      <w:r w:rsidR="0078119D">
        <w:rPr>
          <w:rFonts w:asciiTheme="minorHAnsi" w:hAnsiTheme="minorHAnsi" w:cstheme="minorBidi"/>
          <w:color w:val="1F497D"/>
          <w:sz w:val="24"/>
        </w:rPr>
        <w:t>20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="0078119D">
        <w:rPr>
          <w:rFonts w:asciiTheme="minorHAnsi" w:hAnsiTheme="minorHAnsi" w:cstheme="minorBidi"/>
          <w:color w:val="1F497D"/>
          <w:sz w:val="24"/>
          <w:lang w:val="en-US"/>
        </w:rPr>
        <w:t>M</w:t>
      </w:r>
      <w:r w:rsidR="0078119D" w:rsidRPr="00EC288B">
        <w:rPr>
          <w:rFonts w:asciiTheme="minorHAnsi" w:hAnsiTheme="minorHAnsi" w:cstheme="minorBidi"/>
          <w:color w:val="1F497D"/>
          <w:sz w:val="24"/>
        </w:rPr>
        <w:t>сек</w:t>
      </w:r>
      <w:r>
        <w:rPr>
          <w:rFonts w:asciiTheme="minorHAnsi" w:hAnsiTheme="minorHAnsi" w:cstheme="minorBidi"/>
          <w:color w:val="1F497D"/>
          <w:sz w:val="24"/>
        </w:rPr>
        <w:t xml:space="preserve">. Для измерения скорости необходимо обратиться к </w:t>
      </w:r>
      <w:r w:rsidR="006D7B8C">
        <w:rPr>
          <w:rFonts w:asciiTheme="minorHAnsi" w:hAnsiTheme="minorHAnsi" w:cstheme="minorBidi"/>
          <w:color w:val="1F497D"/>
          <w:sz w:val="24"/>
        </w:rPr>
        <w:t xml:space="preserve">стандартной процедуре, используемой при подключении клиента и настройке </w:t>
      </w:r>
      <w:proofErr w:type="spellStart"/>
      <w:r w:rsidR="006D7B8C">
        <w:rPr>
          <w:rFonts w:asciiTheme="minorHAnsi" w:hAnsiTheme="minorHAnsi" w:cstheme="minorBidi"/>
          <w:color w:val="1F497D"/>
          <w:sz w:val="24"/>
          <w:lang w:val="en-US"/>
        </w:rPr>
        <w:t>WiFi</w:t>
      </w:r>
      <w:proofErr w:type="spellEnd"/>
      <w:r w:rsidR="006D7B8C" w:rsidRPr="006D7B8C">
        <w:rPr>
          <w:rFonts w:asciiTheme="minorHAnsi" w:hAnsiTheme="minorHAnsi" w:cstheme="minorBidi"/>
          <w:color w:val="1F497D"/>
          <w:sz w:val="24"/>
        </w:rPr>
        <w:t xml:space="preserve"> </w:t>
      </w:r>
      <w:r w:rsidR="006D7B8C">
        <w:rPr>
          <w:rFonts w:asciiTheme="minorHAnsi" w:hAnsiTheme="minorHAnsi" w:cstheme="minorBidi"/>
          <w:color w:val="1F497D"/>
          <w:sz w:val="24"/>
        </w:rPr>
        <w:t>на роутере.</w:t>
      </w:r>
    </w:p>
    <w:p w14:paraId="73B90822" w14:textId="77777777" w:rsidR="00663CD1" w:rsidRDefault="00A62C67" w:rsidP="00DF15F2">
      <w:pPr>
        <w:pStyle w:val="1"/>
      </w:pPr>
      <w:bookmarkStart w:id="6" w:name="_Toc48300575"/>
      <w:r>
        <w:t xml:space="preserve">Подключение приставки </w:t>
      </w:r>
      <w:r>
        <w:rPr>
          <w:lang w:val="en-US"/>
        </w:rPr>
        <w:t>TVE</w:t>
      </w:r>
      <w:bookmarkEnd w:id="6"/>
    </w:p>
    <w:p w14:paraId="1C79E608" w14:textId="77777777" w:rsidR="00F55CD7" w:rsidRDefault="00F55CD7" w:rsidP="00ED1513">
      <w:pPr>
        <w:ind w:firstLine="567"/>
      </w:pPr>
    </w:p>
    <w:p w14:paraId="0B7A871E" w14:textId="77777777" w:rsidR="009161B9" w:rsidRPr="009161B9" w:rsidRDefault="00A62C67" w:rsidP="00610E99">
      <w:pPr>
        <w:pStyle w:val="a3"/>
        <w:numPr>
          <w:ilvl w:val="0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Для работы приставки</w:t>
      </w:r>
      <w:r w:rsidR="006969C5">
        <w:rPr>
          <w:rFonts w:asciiTheme="minorHAnsi" w:hAnsiTheme="minorHAnsi" w:cstheme="minorBidi"/>
          <w:color w:val="1F497D"/>
          <w:sz w:val="24"/>
        </w:rPr>
        <w:t>, необходимо активировать логин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769E44F0" w14:textId="77777777" w:rsidR="00A62C67" w:rsidRPr="00EC288B" w:rsidRDefault="00A62C67" w:rsidP="00F82530">
      <w:pPr>
        <w:pStyle w:val="a3"/>
        <w:spacing w:after="0" w:line="240" w:lineRule="auto"/>
        <w:ind w:left="709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через личный кабинет </w:t>
      </w:r>
      <w:proofErr w:type="spellStart"/>
      <w:r w:rsidR="00D85742">
        <w:rPr>
          <w:rFonts w:asciiTheme="minorHAnsi" w:hAnsiTheme="minorHAnsi" w:cstheme="minorBidi"/>
          <w:color w:val="1F497D"/>
          <w:sz w:val="24"/>
        </w:rPr>
        <w:t>Beeline</w:t>
      </w:r>
      <w:proofErr w:type="spellEnd"/>
      <w:r w:rsidR="008138BF">
        <w:rPr>
          <w:rFonts w:asciiTheme="minorHAnsi" w:hAnsiTheme="minorHAnsi" w:cstheme="minorBidi"/>
          <w:color w:val="1F497D"/>
          <w:sz w:val="24"/>
        </w:rPr>
        <w:t xml:space="preserve"> по стандартным процедурам. </w:t>
      </w:r>
    </w:p>
    <w:p w14:paraId="30C7B07C" w14:textId="77777777" w:rsidR="00A62C67" w:rsidRDefault="00A60A96" w:rsidP="00610E99">
      <w:pPr>
        <w:pStyle w:val="a3"/>
        <w:numPr>
          <w:ilvl w:val="0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Далее, п</w:t>
      </w:r>
      <w:r w:rsidR="00A62C67">
        <w:rPr>
          <w:rFonts w:asciiTheme="minorHAnsi" w:hAnsiTheme="minorHAnsi" w:cstheme="minorBidi"/>
          <w:color w:val="1F497D"/>
          <w:sz w:val="24"/>
        </w:rPr>
        <w:t xml:space="preserve">осле проверки работы интернета на компьютере (по стандартной процедуре замерить скорость/проверить открытие сайтов) </w:t>
      </w:r>
      <w:r w:rsidR="00FF3E45">
        <w:rPr>
          <w:rFonts w:asciiTheme="minorHAnsi" w:hAnsiTheme="minorHAnsi" w:cstheme="minorBidi"/>
          <w:color w:val="1F497D"/>
          <w:sz w:val="24"/>
        </w:rPr>
        <w:t xml:space="preserve">необходимо </w:t>
      </w:r>
      <w:r w:rsidR="00A62C67">
        <w:rPr>
          <w:rFonts w:asciiTheme="minorHAnsi" w:hAnsiTheme="minorHAnsi" w:cstheme="minorBidi"/>
          <w:color w:val="1F497D"/>
          <w:sz w:val="24"/>
        </w:rPr>
        <w:t>подключ</w:t>
      </w:r>
      <w:r w:rsidR="00FF3E45">
        <w:rPr>
          <w:rFonts w:asciiTheme="minorHAnsi" w:hAnsiTheme="minorHAnsi" w:cstheme="minorBidi"/>
          <w:color w:val="1F497D"/>
          <w:sz w:val="24"/>
        </w:rPr>
        <w:t>ить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приставку 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Ethernet</w:t>
      </w:r>
      <w:r w:rsidR="00A62C67" w:rsidRPr="00F745F5">
        <w:rPr>
          <w:rFonts w:asciiTheme="minorHAnsi" w:hAnsiTheme="minorHAnsi" w:cstheme="minorBidi"/>
          <w:color w:val="1F497D"/>
          <w:sz w:val="24"/>
        </w:rPr>
        <w:t xml:space="preserve"> </w:t>
      </w:r>
      <w:r w:rsidR="00A62C67">
        <w:rPr>
          <w:rFonts w:asciiTheme="minorHAnsi" w:hAnsiTheme="minorHAnsi" w:cstheme="minorBidi"/>
          <w:color w:val="1F497D"/>
          <w:sz w:val="24"/>
        </w:rPr>
        <w:t xml:space="preserve">кабелем </w:t>
      </w:r>
      <w:proofErr w:type="gramStart"/>
      <w:r w:rsidR="00A62C67">
        <w:rPr>
          <w:rFonts w:asciiTheme="minorHAnsi" w:hAnsiTheme="minorHAnsi" w:cstheme="minorBidi"/>
          <w:color w:val="1F497D"/>
          <w:sz w:val="24"/>
        </w:rPr>
        <w:t>(</w:t>
      </w:r>
      <w:r w:rsidR="002C4A2E" w:rsidRPr="002C4A2E">
        <w:rPr>
          <w:rFonts w:asciiTheme="minorHAnsi" w:hAnsiTheme="minorHAnsi" w:cstheme="minorBidi"/>
          <w:color w:val="FF0000"/>
          <w:sz w:val="24"/>
        </w:rPr>
        <w:t xml:space="preserve"> если</w:t>
      </w:r>
      <w:proofErr w:type="gramEnd"/>
      <w:r w:rsidR="002C4A2E">
        <w:rPr>
          <w:rFonts w:asciiTheme="minorHAnsi" w:hAnsiTheme="minorHAnsi" w:cstheme="minorBidi"/>
          <w:color w:val="1F497D"/>
          <w:sz w:val="24"/>
        </w:rPr>
        <w:t xml:space="preserve"> </w:t>
      </w:r>
      <w:r w:rsidR="00A62C67" w:rsidRPr="00F745F5">
        <w:rPr>
          <w:rFonts w:asciiTheme="minorHAnsi" w:hAnsiTheme="minorHAnsi" w:cstheme="minorBidi"/>
          <w:color w:val="FF0000"/>
          <w:sz w:val="24"/>
        </w:rPr>
        <w:t xml:space="preserve">не входит в комплект, </w:t>
      </w:r>
      <w:r w:rsidR="00FF3E45">
        <w:rPr>
          <w:rFonts w:asciiTheme="minorHAnsi" w:hAnsiTheme="minorHAnsi" w:cstheme="minorBidi"/>
          <w:color w:val="FF0000"/>
          <w:sz w:val="24"/>
        </w:rPr>
        <w:t xml:space="preserve">монтажнику </w:t>
      </w:r>
      <w:r w:rsidR="00A62C67" w:rsidRPr="00F745F5">
        <w:rPr>
          <w:rFonts w:asciiTheme="minorHAnsi" w:hAnsiTheme="minorHAnsi" w:cstheme="minorBidi"/>
          <w:color w:val="FF0000"/>
          <w:sz w:val="24"/>
        </w:rPr>
        <w:t xml:space="preserve">необходимо </w:t>
      </w:r>
      <w:r w:rsidR="00FF3E45">
        <w:rPr>
          <w:rFonts w:asciiTheme="minorHAnsi" w:hAnsiTheme="minorHAnsi" w:cstheme="minorBidi"/>
          <w:color w:val="FF0000"/>
          <w:sz w:val="24"/>
        </w:rPr>
        <w:t xml:space="preserve">сделать </w:t>
      </w:r>
      <w:proofErr w:type="spellStart"/>
      <w:r w:rsidR="00FF3E45">
        <w:rPr>
          <w:rFonts w:asciiTheme="minorHAnsi" w:hAnsiTheme="minorHAnsi" w:cstheme="minorBidi"/>
          <w:color w:val="FF0000"/>
          <w:sz w:val="24"/>
        </w:rPr>
        <w:t>патч</w:t>
      </w:r>
      <w:proofErr w:type="spellEnd"/>
      <w:r w:rsidR="00FF3E45">
        <w:rPr>
          <w:rFonts w:asciiTheme="minorHAnsi" w:hAnsiTheme="minorHAnsi" w:cstheme="minorBidi"/>
          <w:color w:val="FF0000"/>
          <w:sz w:val="24"/>
        </w:rPr>
        <w:t xml:space="preserve">-корд </w:t>
      </w:r>
      <w:r w:rsidR="00A62C67" w:rsidRPr="00F745F5">
        <w:rPr>
          <w:rFonts w:asciiTheme="minorHAnsi" w:hAnsiTheme="minorHAnsi" w:cstheme="minorBidi"/>
          <w:color w:val="FF0000"/>
          <w:sz w:val="24"/>
        </w:rPr>
        <w:t>нужной длины</w:t>
      </w:r>
      <w:r w:rsidR="00FF3E45">
        <w:rPr>
          <w:rFonts w:asciiTheme="minorHAnsi" w:hAnsiTheme="minorHAnsi" w:cstheme="minorBidi"/>
          <w:color w:val="FF0000"/>
          <w:sz w:val="24"/>
        </w:rPr>
        <w:t>)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в любой свободный порт на роутере (1,2,3,4).  </w:t>
      </w:r>
      <w:r w:rsidR="00A62C67" w:rsidRPr="000D40B9">
        <w:rPr>
          <w:rFonts w:asciiTheme="minorHAnsi" w:hAnsiTheme="minorHAnsi" w:cstheme="minorBidi"/>
          <w:color w:val="FF0000"/>
          <w:sz w:val="24"/>
        </w:rPr>
        <w:t>П</w:t>
      </w:r>
      <w:r w:rsidR="00A62C67" w:rsidRPr="009B449A">
        <w:rPr>
          <w:rFonts w:asciiTheme="minorHAnsi" w:hAnsiTheme="minorHAnsi" w:cstheme="minorBidi"/>
          <w:color w:val="FF0000"/>
          <w:sz w:val="24"/>
        </w:rPr>
        <w:t xml:space="preserve">ервичное подключение требуется делать </w:t>
      </w:r>
      <w:r w:rsidR="00A62C67" w:rsidRPr="009B449A">
        <w:rPr>
          <w:rFonts w:asciiTheme="minorHAnsi" w:hAnsiTheme="minorHAnsi" w:cstheme="minorBidi"/>
          <w:color w:val="FF0000"/>
          <w:sz w:val="24"/>
          <w:lang w:val="en-US"/>
        </w:rPr>
        <w:t>Ethernet</w:t>
      </w:r>
      <w:r w:rsidR="00A62C67" w:rsidRPr="009161B9">
        <w:rPr>
          <w:rFonts w:asciiTheme="minorHAnsi" w:hAnsiTheme="minorHAnsi" w:cstheme="minorBidi"/>
          <w:color w:val="FF0000"/>
          <w:sz w:val="24"/>
        </w:rPr>
        <w:t xml:space="preserve"> </w:t>
      </w:r>
      <w:r w:rsidR="00A62C67" w:rsidRPr="009B449A">
        <w:rPr>
          <w:rFonts w:asciiTheme="minorHAnsi" w:hAnsiTheme="minorHAnsi" w:cstheme="minorBidi"/>
          <w:color w:val="FF0000"/>
          <w:sz w:val="24"/>
        </w:rPr>
        <w:t>кабелем в любом случае.</w:t>
      </w:r>
    </w:p>
    <w:p w14:paraId="77CA6447" w14:textId="77777777" w:rsidR="00A62C67" w:rsidRDefault="00A62C67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2A75F2D4" w14:textId="77777777" w:rsidR="00FF3E45" w:rsidRDefault="00FF3E45" w:rsidP="00610E99">
      <w:pPr>
        <w:pStyle w:val="a3"/>
        <w:numPr>
          <w:ilvl w:val="0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Далее необходимо п</w:t>
      </w:r>
      <w:r w:rsidR="00A62C67">
        <w:rPr>
          <w:rFonts w:asciiTheme="minorHAnsi" w:hAnsiTheme="minorHAnsi" w:cstheme="minorBidi"/>
          <w:color w:val="1F497D"/>
          <w:sz w:val="24"/>
        </w:rPr>
        <w:t>одключ</w:t>
      </w:r>
      <w:r>
        <w:rPr>
          <w:rFonts w:asciiTheme="minorHAnsi" w:hAnsiTheme="minorHAnsi" w:cstheme="minorBidi"/>
          <w:color w:val="1F497D"/>
          <w:sz w:val="24"/>
        </w:rPr>
        <w:t>ить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приставку к телевизору через 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HDMI</w:t>
      </w:r>
      <w:r w:rsidR="00A62C67" w:rsidRPr="00F745F5">
        <w:rPr>
          <w:rFonts w:asciiTheme="minorHAnsi" w:hAnsiTheme="minorHAnsi" w:cstheme="minorBidi"/>
          <w:color w:val="1F497D"/>
          <w:sz w:val="24"/>
        </w:rPr>
        <w:t xml:space="preserve"> </w:t>
      </w:r>
      <w:r w:rsidR="00A62C67">
        <w:rPr>
          <w:rFonts w:asciiTheme="minorHAnsi" w:hAnsiTheme="minorHAnsi" w:cstheme="minorBidi"/>
          <w:color w:val="1F497D"/>
          <w:sz w:val="24"/>
        </w:rPr>
        <w:t>кабель</w:t>
      </w:r>
      <w:r>
        <w:rPr>
          <w:rFonts w:asciiTheme="minorHAnsi" w:hAnsiTheme="minorHAnsi" w:cstheme="minorBidi"/>
          <w:color w:val="1F497D"/>
          <w:sz w:val="24"/>
        </w:rPr>
        <w:t xml:space="preserve"> (</w:t>
      </w:r>
      <w:r w:rsidRPr="00FF3E45">
        <w:rPr>
          <w:rFonts w:asciiTheme="minorHAnsi" w:hAnsiTheme="minorHAnsi" w:cstheme="minorBidi"/>
          <w:b/>
          <w:color w:val="FF0000"/>
          <w:sz w:val="24"/>
        </w:rPr>
        <w:t xml:space="preserve">настоятельно рекомендуется использовать именно </w:t>
      </w:r>
      <w:r w:rsidRPr="00FF3E45">
        <w:rPr>
          <w:rFonts w:asciiTheme="minorHAnsi" w:hAnsiTheme="minorHAnsi" w:cstheme="minorBidi"/>
          <w:b/>
          <w:color w:val="FF0000"/>
          <w:sz w:val="24"/>
          <w:lang w:val="en-US"/>
        </w:rPr>
        <w:t>HDMI</w:t>
      </w:r>
      <w:r w:rsidRPr="00FF3E45">
        <w:rPr>
          <w:rFonts w:asciiTheme="minorHAnsi" w:hAnsiTheme="minorHAnsi" w:cstheme="minorBidi"/>
          <w:b/>
          <w:color w:val="FF0000"/>
          <w:sz w:val="24"/>
        </w:rPr>
        <w:t xml:space="preserve"> подключение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Pr="00FF3E45">
        <w:rPr>
          <w:rFonts w:asciiTheme="minorHAnsi" w:hAnsiTheme="minorHAnsi" w:cstheme="minorBidi"/>
          <w:b/>
          <w:color w:val="FF0000"/>
          <w:sz w:val="24"/>
        </w:rPr>
        <w:t>по возможности</w:t>
      </w:r>
      <w:r>
        <w:rPr>
          <w:rFonts w:asciiTheme="minorHAnsi" w:hAnsiTheme="minorHAnsi" w:cstheme="minorBidi"/>
          <w:color w:val="1F497D"/>
          <w:sz w:val="24"/>
        </w:rPr>
        <w:t>)</w:t>
      </w:r>
      <w:r w:rsidR="00A62C67">
        <w:rPr>
          <w:rFonts w:asciiTheme="minorHAnsi" w:hAnsiTheme="minorHAnsi" w:cstheme="minorBidi"/>
          <w:color w:val="1F497D"/>
          <w:sz w:val="24"/>
        </w:rPr>
        <w:t xml:space="preserve">, либо через 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CVBS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</w:t>
      </w:r>
      <w:r w:rsidR="00A62C67" w:rsidRPr="00F745F5">
        <w:rPr>
          <w:rFonts w:asciiTheme="minorHAnsi" w:hAnsiTheme="minorHAnsi" w:cstheme="minorBidi"/>
          <w:color w:val="1F497D"/>
          <w:sz w:val="24"/>
        </w:rPr>
        <w:t>(</w:t>
      </w:r>
      <w:r w:rsidR="00A62C67">
        <w:rPr>
          <w:rFonts w:asciiTheme="minorHAnsi" w:hAnsiTheme="minorHAnsi" w:cstheme="minorBidi"/>
          <w:color w:val="1F497D"/>
          <w:sz w:val="24"/>
        </w:rPr>
        <w:t xml:space="preserve">переходник с 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CVBS</w:t>
      </w:r>
      <w:r w:rsidR="00A62C67" w:rsidRPr="00F745F5">
        <w:rPr>
          <w:rFonts w:asciiTheme="minorHAnsi" w:hAnsiTheme="minorHAnsi" w:cstheme="minorBidi"/>
          <w:color w:val="1F497D"/>
          <w:sz w:val="24"/>
        </w:rPr>
        <w:t xml:space="preserve"> </w:t>
      </w:r>
      <w:r w:rsidR="00A62C67">
        <w:rPr>
          <w:rFonts w:asciiTheme="minorHAnsi" w:hAnsiTheme="minorHAnsi" w:cstheme="minorBidi"/>
          <w:color w:val="1F497D"/>
          <w:sz w:val="24"/>
        </w:rPr>
        <w:t>на тюльпаны</w:t>
      </w:r>
      <w:r w:rsidR="00A62C67" w:rsidRPr="00F745F5">
        <w:rPr>
          <w:rFonts w:asciiTheme="minorHAnsi" w:hAnsiTheme="minorHAnsi" w:cstheme="minorBidi"/>
          <w:color w:val="1F497D"/>
          <w:sz w:val="24"/>
        </w:rPr>
        <w:t xml:space="preserve">) </w:t>
      </w:r>
      <w:r w:rsidR="00A62C67">
        <w:rPr>
          <w:rFonts w:asciiTheme="minorHAnsi" w:hAnsiTheme="minorHAnsi" w:cstheme="minorBidi"/>
          <w:color w:val="1F497D"/>
          <w:sz w:val="24"/>
        </w:rPr>
        <w:t>– оба кабеля входят в комплект</w:t>
      </w:r>
      <w:r>
        <w:rPr>
          <w:rFonts w:asciiTheme="minorHAnsi" w:hAnsiTheme="minorHAnsi" w:cstheme="minorBidi"/>
          <w:color w:val="1F497D"/>
          <w:sz w:val="24"/>
        </w:rPr>
        <w:t xml:space="preserve"> поставки.</w:t>
      </w:r>
    </w:p>
    <w:p w14:paraId="09F16C63" w14:textId="77777777" w:rsidR="00FF3E45" w:rsidRPr="00FF3E45" w:rsidRDefault="00FF3E45" w:rsidP="00FF3E45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0DD7BC61" w14:textId="77777777" w:rsidR="00A62C67" w:rsidRDefault="00FF3E45" w:rsidP="00610E99">
      <w:pPr>
        <w:pStyle w:val="a3"/>
        <w:numPr>
          <w:ilvl w:val="0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На телевизоре необходимо в</w:t>
      </w:r>
      <w:r w:rsidR="00A62C67">
        <w:rPr>
          <w:rFonts w:asciiTheme="minorHAnsi" w:hAnsiTheme="minorHAnsi" w:cstheme="minorBidi"/>
          <w:color w:val="1F497D"/>
          <w:sz w:val="24"/>
        </w:rPr>
        <w:t>ыб</w:t>
      </w:r>
      <w:r>
        <w:rPr>
          <w:rFonts w:asciiTheme="minorHAnsi" w:hAnsiTheme="minorHAnsi" w:cstheme="minorBidi"/>
          <w:color w:val="1F497D"/>
          <w:sz w:val="24"/>
        </w:rPr>
        <w:t>рать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нужный источник </w:t>
      </w:r>
      <w:r w:rsidR="00A62C67">
        <w:rPr>
          <w:rFonts w:asciiTheme="minorHAnsi" w:hAnsiTheme="minorHAnsi" w:cstheme="minorBidi"/>
          <w:color w:val="1F497D"/>
          <w:sz w:val="24"/>
        </w:rPr>
        <w:t>в зависимости от подключенного кабеля (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A</w:t>
      </w:r>
      <w:r w:rsidR="00A62C67" w:rsidRPr="00F745F5">
        <w:rPr>
          <w:rFonts w:asciiTheme="minorHAnsi" w:hAnsiTheme="minorHAnsi" w:cstheme="minorBidi"/>
          <w:color w:val="1F497D"/>
          <w:sz w:val="24"/>
        </w:rPr>
        <w:t>/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V</w:t>
      </w:r>
      <w:r w:rsidR="00A62C67" w:rsidRPr="00F745F5">
        <w:rPr>
          <w:rFonts w:asciiTheme="minorHAnsi" w:hAnsiTheme="minorHAnsi" w:cstheme="minorBidi"/>
          <w:color w:val="1F497D"/>
          <w:sz w:val="24"/>
        </w:rPr>
        <w:t xml:space="preserve"> </w:t>
      </w:r>
      <w:r w:rsidR="00A62C67">
        <w:rPr>
          <w:rFonts w:asciiTheme="minorHAnsi" w:hAnsiTheme="minorHAnsi" w:cstheme="minorBidi"/>
          <w:color w:val="1F497D"/>
          <w:sz w:val="24"/>
        </w:rPr>
        <w:t xml:space="preserve">либо </w:t>
      </w:r>
      <w:r w:rsidR="00A62C67">
        <w:rPr>
          <w:rFonts w:asciiTheme="minorHAnsi" w:hAnsiTheme="minorHAnsi" w:cstheme="minorBidi"/>
          <w:color w:val="1F497D"/>
          <w:sz w:val="24"/>
          <w:lang w:val="en-US"/>
        </w:rPr>
        <w:t>HDMI</w:t>
      </w:r>
      <w:r w:rsidR="00A62C67">
        <w:rPr>
          <w:rFonts w:asciiTheme="minorHAnsi" w:hAnsiTheme="minorHAnsi" w:cstheme="minorBidi"/>
          <w:color w:val="1F497D"/>
          <w:sz w:val="24"/>
        </w:rPr>
        <w:t>)</w:t>
      </w:r>
      <w:r w:rsidR="00A62C67" w:rsidRPr="00F745F5">
        <w:rPr>
          <w:rFonts w:asciiTheme="minorHAnsi" w:hAnsiTheme="minorHAnsi" w:cstheme="minorBidi"/>
          <w:color w:val="1F497D"/>
          <w:sz w:val="24"/>
        </w:rPr>
        <w:t xml:space="preserve">. </w:t>
      </w:r>
    </w:p>
    <w:p w14:paraId="2862815F" w14:textId="77777777" w:rsidR="00A62C67" w:rsidRPr="00F745F5" w:rsidRDefault="00A62C67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6609F2D3" w14:textId="77777777" w:rsidR="00A62C67" w:rsidRDefault="00FF3E45" w:rsidP="00610E99">
      <w:pPr>
        <w:pStyle w:val="a3"/>
        <w:numPr>
          <w:ilvl w:val="0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 w:rsidRPr="001328A8">
        <w:rPr>
          <w:rFonts w:asciiTheme="minorHAnsi" w:hAnsiTheme="minorHAnsi" w:cstheme="minorBidi"/>
          <w:color w:val="1F497D"/>
          <w:sz w:val="24"/>
        </w:rPr>
        <w:t>Подключить</w:t>
      </w:r>
      <w:r w:rsidR="00A62C67" w:rsidRPr="001328A8">
        <w:rPr>
          <w:rFonts w:asciiTheme="minorHAnsi" w:hAnsiTheme="minorHAnsi" w:cstheme="minorBidi"/>
          <w:color w:val="1F497D"/>
          <w:sz w:val="24"/>
        </w:rPr>
        <w:t xml:space="preserve"> </w:t>
      </w:r>
      <w:r w:rsidRPr="001328A8">
        <w:rPr>
          <w:rFonts w:asciiTheme="minorHAnsi" w:hAnsiTheme="minorHAnsi" w:cstheme="minorBidi"/>
          <w:color w:val="1F497D"/>
          <w:sz w:val="24"/>
        </w:rPr>
        <w:t xml:space="preserve">адаптер питания </w:t>
      </w:r>
      <w:r w:rsidR="00A62C67" w:rsidRPr="001328A8">
        <w:rPr>
          <w:rFonts w:asciiTheme="minorHAnsi" w:hAnsiTheme="minorHAnsi" w:cstheme="minorBidi"/>
          <w:color w:val="1F497D"/>
          <w:sz w:val="24"/>
        </w:rPr>
        <w:t>приставк</w:t>
      </w:r>
      <w:r w:rsidRPr="001328A8">
        <w:rPr>
          <w:rFonts w:asciiTheme="minorHAnsi" w:hAnsiTheme="minorHAnsi" w:cstheme="minorBidi"/>
          <w:color w:val="1F497D"/>
          <w:sz w:val="24"/>
        </w:rPr>
        <w:t>и</w:t>
      </w:r>
      <w:r w:rsidR="00A62C67" w:rsidRPr="001328A8">
        <w:rPr>
          <w:rFonts w:asciiTheme="minorHAnsi" w:hAnsiTheme="minorHAnsi" w:cstheme="minorBidi"/>
          <w:color w:val="1F497D"/>
          <w:sz w:val="24"/>
        </w:rPr>
        <w:t xml:space="preserve"> </w:t>
      </w:r>
      <w:r w:rsidR="001328A8">
        <w:rPr>
          <w:rFonts w:asciiTheme="minorHAnsi" w:hAnsiTheme="minorHAnsi" w:cstheme="minorBidi"/>
          <w:color w:val="1F497D"/>
          <w:sz w:val="24"/>
        </w:rPr>
        <w:t>к розетке:</w:t>
      </w:r>
    </w:p>
    <w:p w14:paraId="26B57646" w14:textId="77777777" w:rsidR="001328A8" w:rsidRPr="001328A8" w:rsidRDefault="001328A8" w:rsidP="001328A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noProof/>
          <w:color w:val="1F497D"/>
          <w:sz w:val="24"/>
          <w:lang w:eastAsia="ru-RU"/>
        </w:rPr>
        <w:lastRenderedPageBreak/>
        <w:drawing>
          <wp:inline distT="0" distB="0" distL="0" distR="0" wp14:anchorId="6CF1C6A3" wp14:editId="125E4C36">
            <wp:extent cx="5934075" cy="4457700"/>
            <wp:effectExtent l="0" t="0" r="9525" b="0"/>
            <wp:docPr id="3" name="Рисунок 3" descr="C:\Users\DPadin\Pictures\STB bac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Padin\Pictures\STB back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2B4E" w14:textId="77777777" w:rsidR="001328A8" w:rsidRPr="001328A8" w:rsidRDefault="001328A8" w:rsidP="001328A8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4E951AF0" w14:textId="77777777" w:rsidR="001328A8" w:rsidRPr="001328A8" w:rsidRDefault="001328A8" w:rsidP="001328A8">
      <w:pPr>
        <w:pStyle w:val="a3"/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</w:p>
    <w:p w14:paraId="49374D97" w14:textId="77777777" w:rsidR="00FF3E45" w:rsidRDefault="00FF3E45" w:rsidP="00610E99">
      <w:pPr>
        <w:pStyle w:val="a3"/>
        <w:numPr>
          <w:ilvl w:val="0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Сразу после включения (если интернет подключен) приставка выполнит проверку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обновления</w:t>
      </w:r>
      <w:r>
        <w:rPr>
          <w:rFonts w:asciiTheme="minorHAnsi" w:hAnsiTheme="minorHAnsi" w:cstheme="minorBidi"/>
          <w:color w:val="1F497D"/>
          <w:sz w:val="24"/>
        </w:rPr>
        <w:t>. Если обновление доступно, то приставка</w:t>
      </w:r>
    </w:p>
    <w:p w14:paraId="69A882FA" w14:textId="77777777" w:rsidR="00FF3E45" w:rsidRPr="00FF3E45" w:rsidRDefault="00FF3E45" w:rsidP="00FF3E45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00B5AAF5" w14:textId="77777777" w:rsidR="00FF3E45" w:rsidRDefault="00FF3E45" w:rsidP="00610E99">
      <w:pPr>
        <w:pStyle w:val="a3"/>
        <w:numPr>
          <w:ilvl w:val="1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Выполнит </w:t>
      </w:r>
      <w:r w:rsidR="00A62C67">
        <w:rPr>
          <w:rFonts w:asciiTheme="minorHAnsi" w:hAnsiTheme="minorHAnsi" w:cstheme="minorBidi"/>
          <w:color w:val="1F497D"/>
          <w:sz w:val="24"/>
        </w:rPr>
        <w:t>его загрузк</w:t>
      </w:r>
      <w:r>
        <w:rPr>
          <w:rFonts w:asciiTheme="minorHAnsi" w:hAnsiTheme="minorHAnsi" w:cstheme="minorBidi"/>
          <w:color w:val="1F497D"/>
          <w:sz w:val="24"/>
        </w:rPr>
        <w:t>у.</w:t>
      </w:r>
      <w:r w:rsidRPr="00FF3E45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Файл с обновлением занимает около 500Мбайт. Соответственно, время за которое примерно должна </w:t>
      </w:r>
      <w:proofErr w:type="spellStart"/>
      <w:r>
        <w:rPr>
          <w:rFonts w:asciiTheme="minorHAnsi" w:hAnsiTheme="minorHAnsi" w:cstheme="minorBidi"/>
          <w:color w:val="1F497D"/>
          <w:sz w:val="24"/>
        </w:rPr>
        <w:t>скачаться</w:t>
      </w:r>
      <w:proofErr w:type="spellEnd"/>
      <w:r>
        <w:rPr>
          <w:rFonts w:asciiTheme="minorHAnsi" w:hAnsiTheme="minorHAnsi" w:cstheme="minorBidi"/>
          <w:color w:val="1F497D"/>
          <w:sz w:val="24"/>
        </w:rPr>
        <w:t xml:space="preserve"> прошивка можно рассчитать исходя из тарифной скорости клиента. </w:t>
      </w:r>
      <w:r w:rsidR="00EC288B">
        <w:rPr>
          <w:rFonts w:asciiTheme="minorHAnsi" w:hAnsiTheme="minorHAnsi" w:cstheme="minorBidi"/>
          <w:b/>
          <w:color w:val="1F497D"/>
          <w:sz w:val="24"/>
          <w:u w:val="single"/>
        </w:rPr>
        <w:t xml:space="preserve">Обычно не более </w:t>
      </w:r>
      <w:r w:rsidR="00EC288B" w:rsidRPr="00EC288B">
        <w:rPr>
          <w:rFonts w:asciiTheme="minorHAnsi" w:hAnsiTheme="minorHAnsi" w:cstheme="minorBidi"/>
          <w:b/>
          <w:color w:val="1F497D"/>
          <w:sz w:val="24"/>
          <w:u w:val="single"/>
        </w:rPr>
        <w:t xml:space="preserve">5 </w:t>
      </w:r>
      <w:r w:rsidRPr="00FF3E45">
        <w:rPr>
          <w:rFonts w:asciiTheme="minorHAnsi" w:hAnsiTheme="minorHAnsi" w:cstheme="minorBidi"/>
          <w:b/>
          <w:color w:val="1F497D"/>
          <w:sz w:val="24"/>
          <w:u w:val="single"/>
        </w:rPr>
        <w:t>минут.</w:t>
      </w:r>
      <w:r>
        <w:rPr>
          <w:rFonts w:asciiTheme="minorHAnsi" w:hAnsiTheme="minorHAnsi" w:cstheme="minorBidi"/>
          <w:color w:val="1F497D"/>
          <w:sz w:val="24"/>
        </w:rPr>
        <w:t xml:space="preserve"> Для при</w:t>
      </w:r>
      <w:r w:rsidR="00EC288B">
        <w:rPr>
          <w:rFonts w:asciiTheme="minorHAnsi" w:hAnsiTheme="minorHAnsi" w:cstheme="minorBidi"/>
          <w:color w:val="1F497D"/>
          <w:sz w:val="24"/>
        </w:rPr>
        <w:t>мера, при скорости подключения 2</w:t>
      </w:r>
      <w:r>
        <w:rPr>
          <w:rFonts w:asciiTheme="minorHAnsi" w:hAnsiTheme="minorHAnsi" w:cstheme="minorBidi"/>
          <w:color w:val="1F497D"/>
          <w:sz w:val="24"/>
        </w:rPr>
        <w:t>0</w:t>
      </w:r>
      <w:r w:rsidRPr="00FF3E45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lang w:val="en-US"/>
        </w:rPr>
        <w:t>Mbps</w:t>
      </w:r>
      <w:r w:rsidRPr="00FF3E45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прошивка должна скачиваться около 7-8 минут.</w:t>
      </w:r>
    </w:p>
    <w:p w14:paraId="546C2F53" w14:textId="77777777" w:rsidR="00A62C67" w:rsidRDefault="00FF3E45" w:rsidP="00610E99">
      <w:pPr>
        <w:pStyle w:val="a3"/>
        <w:numPr>
          <w:ilvl w:val="1"/>
          <w:numId w:val="3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После успешной загрузки прошивки будет выполнено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обновлени</w:t>
      </w:r>
      <w:r>
        <w:rPr>
          <w:rFonts w:asciiTheme="minorHAnsi" w:hAnsiTheme="minorHAnsi" w:cstheme="minorBidi"/>
          <w:color w:val="1F497D"/>
          <w:sz w:val="24"/>
        </w:rPr>
        <w:t>е</w:t>
      </w:r>
      <w:r w:rsidR="00A62C67">
        <w:rPr>
          <w:rFonts w:asciiTheme="minorHAnsi" w:hAnsiTheme="minorHAnsi" w:cstheme="minorBidi"/>
          <w:color w:val="1F497D"/>
          <w:sz w:val="24"/>
        </w:rPr>
        <w:t xml:space="preserve"> ПО. Стандартно этот процесс</w:t>
      </w:r>
      <w:r>
        <w:rPr>
          <w:rFonts w:asciiTheme="minorHAnsi" w:hAnsiTheme="minorHAnsi" w:cstheme="minorBidi"/>
          <w:color w:val="1F497D"/>
          <w:sz w:val="24"/>
        </w:rPr>
        <w:t xml:space="preserve"> занимает </w:t>
      </w:r>
      <w:r w:rsidRPr="00FF3E45">
        <w:rPr>
          <w:rFonts w:asciiTheme="minorHAnsi" w:hAnsiTheme="minorHAnsi" w:cstheme="minorBidi"/>
          <w:b/>
          <w:color w:val="1F497D"/>
          <w:sz w:val="24"/>
          <w:u w:val="single"/>
        </w:rPr>
        <w:t>не более 5 минут</w:t>
      </w:r>
      <w:r>
        <w:rPr>
          <w:rFonts w:asciiTheme="minorHAnsi" w:hAnsiTheme="minorHAnsi" w:cstheme="minorBidi"/>
          <w:color w:val="1F497D"/>
          <w:sz w:val="24"/>
        </w:rPr>
        <w:t>.</w:t>
      </w:r>
    </w:p>
    <w:p w14:paraId="55607771" w14:textId="77777777" w:rsidR="00E509AF" w:rsidRDefault="00E509AF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6B76E5EB" w14:textId="77777777" w:rsidR="00E509AF" w:rsidRPr="00E509AF" w:rsidRDefault="00E509AF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4B5F5D7C" w14:textId="77777777" w:rsidR="00B80351" w:rsidRDefault="008D3BD7" w:rsidP="00610E99">
      <w:pPr>
        <w:pStyle w:val="a3"/>
        <w:numPr>
          <w:ilvl w:val="0"/>
          <w:numId w:val="3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После обновления приставка </w:t>
      </w:r>
      <w:r w:rsidR="003206FE">
        <w:rPr>
          <w:rFonts w:asciiTheme="minorHAnsi" w:hAnsiTheme="minorHAnsi" w:cstheme="minorBidi"/>
          <w:color w:val="1F497D"/>
          <w:sz w:val="24"/>
        </w:rPr>
        <w:t xml:space="preserve">перезагрузится, далее после подключения к сети </w:t>
      </w:r>
      <w:r w:rsidR="004D6DEC">
        <w:rPr>
          <w:rFonts w:asciiTheme="minorHAnsi" w:hAnsiTheme="minorHAnsi" w:cstheme="minorBidi"/>
          <w:color w:val="1F497D"/>
          <w:sz w:val="24"/>
        </w:rPr>
        <w:t>появится</w:t>
      </w:r>
      <w:r w:rsidR="003206FE">
        <w:rPr>
          <w:rFonts w:asciiTheme="minorHAnsi" w:hAnsiTheme="minorHAnsi" w:cstheme="minorBidi"/>
          <w:color w:val="1F497D"/>
          <w:sz w:val="24"/>
        </w:rPr>
        <w:t xml:space="preserve"> сообщение с проверкой сетевого подключения:</w:t>
      </w:r>
    </w:p>
    <w:p w14:paraId="2492344B" w14:textId="77777777" w:rsidR="003206FE" w:rsidRDefault="003206FE" w:rsidP="003206FE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noProof/>
          <w:color w:val="1F497D"/>
          <w:sz w:val="24"/>
          <w:lang w:eastAsia="ru-RU"/>
        </w:rPr>
        <w:lastRenderedPageBreak/>
        <w:drawing>
          <wp:inline distT="0" distB="0" distL="0" distR="0" wp14:anchorId="469E63CC" wp14:editId="45675B15">
            <wp:extent cx="4459622" cy="3337560"/>
            <wp:effectExtent l="0" t="0" r="0" b="0"/>
            <wp:docPr id="12" name="Рисунок 12" descr="C:\Users\DPadin\Documents\Мануалы\Скрины на русском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Padin\Documents\Мануалы\Скрины на русском\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88" cy="334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D759" w14:textId="220841A0" w:rsidR="003206FE" w:rsidRDefault="003206FE" w:rsidP="003206FE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После нажатия на кнопку «Проверка подключения» запустится внутренний модуль </w:t>
      </w:r>
      <w:proofErr w:type="spellStart"/>
      <w:r>
        <w:rPr>
          <w:rFonts w:asciiTheme="minorHAnsi" w:hAnsiTheme="minorHAnsi" w:cstheme="minorBidi"/>
          <w:color w:val="1F497D"/>
          <w:sz w:val="24"/>
        </w:rPr>
        <w:t>спидтеста</w:t>
      </w:r>
      <w:proofErr w:type="spellEnd"/>
      <w:r w:rsidR="0053713E">
        <w:rPr>
          <w:rFonts w:asciiTheme="minorHAnsi" w:hAnsiTheme="minorHAnsi" w:cstheme="minorBidi"/>
          <w:color w:val="1F497D"/>
          <w:sz w:val="24"/>
        </w:rPr>
        <w:t xml:space="preserve">, его </w:t>
      </w:r>
      <w:r w:rsidR="0053713E" w:rsidRPr="0053713E">
        <w:rPr>
          <w:rFonts w:asciiTheme="minorHAnsi" w:hAnsiTheme="minorHAnsi" w:cstheme="minorBidi"/>
          <w:b/>
          <w:bCs/>
          <w:color w:val="1F497D"/>
          <w:sz w:val="24"/>
        </w:rPr>
        <w:t>обязательно</w:t>
      </w:r>
      <w:r w:rsidR="0053713E">
        <w:rPr>
          <w:rFonts w:asciiTheme="minorHAnsi" w:hAnsiTheme="minorHAnsi" w:cstheme="minorBidi"/>
          <w:color w:val="1F497D"/>
          <w:sz w:val="24"/>
        </w:rPr>
        <w:t xml:space="preserve"> надо пройти</w:t>
      </w:r>
      <w:r>
        <w:rPr>
          <w:rFonts w:asciiTheme="minorHAnsi" w:hAnsiTheme="minorHAnsi" w:cstheme="minorBidi"/>
          <w:color w:val="1F497D"/>
          <w:sz w:val="24"/>
        </w:rPr>
        <w:t>:</w:t>
      </w:r>
    </w:p>
    <w:p w14:paraId="740E2A5A" w14:textId="77777777" w:rsidR="003206FE" w:rsidRDefault="003206FE" w:rsidP="003206FE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noProof/>
          <w:color w:val="1F497D"/>
          <w:sz w:val="24"/>
          <w:lang w:eastAsia="ru-RU"/>
        </w:rPr>
        <w:drawing>
          <wp:inline distT="0" distB="0" distL="0" distR="0" wp14:anchorId="291E0388" wp14:editId="7F7A3625">
            <wp:extent cx="4526280" cy="3193415"/>
            <wp:effectExtent l="0" t="0" r="7620" b="6985"/>
            <wp:docPr id="13" name="Рисунок 13" descr="C:\Users\DPadin\Documents\Мануалы\Скрины на русском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Padin\Documents\Мануалы\Скрины на русском\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A14D" w14:textId="77777777" w:rsidR="003206FE" w:rsidRPr="003C5E40" w:rsidRDefault="003206FE" w:rsidP="003206FE">
      <w:pPr>
        <w:rPr>
          <w:rFonts w:asciiTheme="minorHAnsi" w:hAnsiTheme="minorHAnsi" w:cstheme="minorBidi"/>
          <w:b/>
          <w:color w:val="1F497D"/>
          <w:sz w:val="24"/>
        </w:rPr>
      </w:pPr>
      <w:r w:rsidRPr="003C5E40">
        <w:rPr>
          <w:rFonts w:asciiTheme="minorHAnsi" w:hAnsiTheme="minorHAnsi" w:cstheme="minorBidi"/>
          <w:b/>
          <w:color w:val="1F497D"/>
          <w:sz w:val="24"/>
        </w:rPr>
        <w:t>Список проверок следующий:</w:t>
      </w:r>
    </w:p>
    <w:p w14:paraId="47E7E24F" w14:textId="77777777" w:rsidR="003206FE" w:rsidRDefault="003206FE" w:rsidP="003206FE">
      <w:pPr>
        <w:pStyle w:val="a3"/>
        <w:ind w:left="2124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А. Скорость скачивания </w:t>
      </w:r>
      <w:r w:rsidR="00107549">
        <w:rPr>
          <w:rFonts w:asciiTheme="minorHAnsi" w:hAnsiTheme="minorHAnsi" w:cstheme="minorBidi"/>
          <w:color w:val="1F497D"/>
          <w:sz w:val="24"/>
        </w:rPr>
        <w:t>контента</w:t>
      </w:r>
      <w:r>
        <w:rPr>
          <w:rFonts w:asciiTheme="minorHAnsi" w:hAnsiTheme="minorHAnsi" w:cstheme="minorBidi"/>
          <w:color w:val="1F497D"/>
          <w:sz w:val="24"/>
        </w:rPr>
        <w:t xml:space="preserve"> с ближайшего узла </w:t>
      </w:r>
      <w:r>
        <w:rPr>
          <w:rFonts w:asciiTheme="minorHAnsi" w:hAnsiTheme="minorHAnsi" w:cstheme="minorBidi"/>
          <w:color w:val="1F497D"/>
          <w:sz w:val="24"/>
          <w:lang w:val="en-US"/>
        </w:rPr>
        <w:t>CDN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Pr="003206FE">
        <w:rPr>
          <w:rFonts w:asciiTheme="minorHAnsi" w:hAnsiTheme="minorHAnsi" w:cstheme="minorBidi"/>
          <w:color w:val="1F497D"/>
          <w:sz w:val="24"/>
        </w:rPr>
        <w:t>(</w:t>
      </w:r>
      <w:r w:rsidR="00107549">
        <w:rPr>
          <w:rFonts w:asciiTheme="minorHAnsi" w:hAnsiTheme="minorHAnsi" w:cstheme="minorBidi"/>
          <w:color w:val="1F497D"/>
          <w:sz w:val="24"/>
        </w:rPr>
        <w:t>с</w:t>
      </w:r>
      <w:r>
        <w:rPr>
          <w:rFonts w:asciiTheme="minorHAnsi" w:hAnsiTheme="minorHAnsi" w:cstheme="minorBidi"/>
          <w:color w:val="1F497D"/>
          <w:sz w:val="24"/>
        </w:rPr>
        <w:t xml:space="preserve"> него же клиенты получают трафик каналов/фильмов</w:t>
      </w:r>
      <w:r w:rsidRPr="003206FE">
        <w:rPr>
          <w:rFonts w:asciiTheme="minorHAnsi" w:hAnsiTheme="minorHAnsi" w:cstheme="minorBidi"/>
          <w:color w:val="1F497D"/>
          <w:sz w:val="24"/>
        </w:rPr>
        <w:t>)</w:t>
      </w:r>
    </w:p>
    <w:p w14:paraId="25E1DAA6" w14:textId="77777777" w:rsidR="003206FE" w:rsidRDefault="003206FE" w:rsidP="003206FE">
      <w:pPr>
        <w:pStyle w:val="a3"/>
        <w:ind w:left="2124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Б. </w:t>
      </w:r>
      <w:proofErr w:type="spellStart"/>
      <w:r>
        <w:rPr>
          <w:rFonts w:asciiTheme="minorHAnsi" w:hAnsiTheme="minorHAnsi" w:cstheme="minorBidi"/>
          <w:color w:val="1F497D"/>
          <w:sz w:val="24"/>
        </w:rPr>
        <w:t>Пинг</w:t>
      </w:r>
      <w:proofErr w:type="spellEnd"/>
      <w:r>
        <w:rPr>
          <w:rFonts w:asciiTheme="minorHAnsi" w:hAnsiTheme="minorHAnsi" w:cstheme="minorBidi"/>
          <w:color w:val="1F497D"/>
          <w:sz w:val="24"/>
        </w:rPr>
        <w:t xml:space="preserve"> до платформы </w:t>
      </w:r>
      <w:r>
        <w:rPr>
          <w:rFonts w:asciiTheme="minorHAnsi" w:hAnsiTheme="minorHAnsi" w:cstheme="minorBidi"/>
          <w:color w:val="1F497D"/>
          <w:sz w:val="24"/>
          <w:lang w:val="en-US"/>
        </w:rPr>
        <w:t>TVE</w:t>
      </w:r>
      <w:r w:rsidRPr="003206FE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(с ней приставка </w:t>
      </w:r>
      <w:r w:rsidR="00107549">
        <w:rPr>
          <w:rFonts w:asciiTheme="minorHAnsi" w:hAnsiTheme="minorHAnsi" w:cstheme="minorBidi"/>
          <w:color w:val="1F497D"/>
          <w:sz w:val="24"/>
        </w:rPr>
        <w:t>взаимодействует</w:t>
      </w:r>
      <w:r>
        <w:rPr>
          <w:rFonts w:asciiTheme="minorHAnsi" w:hAnsiTheme="minorHAnsi" w:cstheme="minorBidi"/>
          <w:color w:val="1F497D"/>
          <w:sz w:val="24"/>
        </w:rPr>
        <w:t xml:space="preserve"> в процессе работы</w:t>
      </w:r>
      <w:r w:rsidR="00107549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– основной узел логики приложения в целом)</w:t>
      </w:r>
    </w:p>
    <w:p w14:paraId="648DE5FF" w14:textId="77777777" w:rsidR="003206FE" w:rsidRDefault="003206FE" w:rsidP="003206FE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ab/>
        <w:t>По итогам проверки отобразится следующий экран:</w:t>
      </w:r>
    </w:p>
    <w:p w14:paraId="32BD63B8" w14:textId="77777777" w:rsidR="003206FE" w:rsidRDefault="003206FE" w:rsidP="003206FE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noProof/>
          <w:color w:val="1F497D"/>
          <w:sz w:val="24"/>
          <w:lang w:eastAsia="ru-RU"/>
        </w:rPr>
        <w:lastRenderedPageBreak/>
        <w:drawing>
          <wp:inline distT="0" distB="0" distL="0" distR="0" wp14:anchorId="0E7C1D0F" wp14:editId="4A73866A">
            <wp:extent cx="5935980" cy="4442460"/>
            <wp:effectExtent l="0" t="0" r="7620" b="0"/>
            <wp:docPr id="14" name="Рисунок 14" descr="C:\Users\DPadin\Documents\Мануалы\Скрины на русском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Padin\Documents\Мануалы\Скрины на русском\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5BE4" w14:textId="77777777" w:rsidR="003C5E40" w:rsidRDefault="003206FE" w:rsidP="003206FE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Качество и текст ниже данных будет отображаться по следующим критериям: </w:t>
      </w:r>
      <w:r>
        <w:rPr>
          <w:rFonts w:asciiTheme="minorHAnsi" w:hAnsiTheme="minorHAnsi" w:cstheme="minorBidi"/>
          <w:color w:val="1F497D"/>
          <w:sz w:val="24"/>
        </w:rPr>
        <w:br/>
      </w:r>
      <w:r w:rsidR="003C5E40">
        <w:rPr>
          <w:rFonts w:asciiTheme="minorHAnsi" w:hAnsiTheme="minorHAnsi" w:cstheme="minorBidi"/>
          <w:color w:val="1F497D"/>
          <w:sz w:val="24"/>
        </w:rPr>
        <w:br/>
      </w:r>
      <w:r w:rsidR="003C5E40" w:rsidRPr="003C5E40">
        <w:rPr>
          <w:rFonts w:asciiTheme="minorHAnsi" w:hAnsiTheme="minorHAnsi" w:cstheme="minorBidi"/>
          <w:b/>
          <w:color w:val="1F497D"/>
          <w:sz w:val="24"/>
        </w:rPr>
        <w:t>Для подключения по кабелю:</w:t>
      </w:r>
      <w:r w:rsidR="003C5E40" w:rsidRPr="003C5E40"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3E19C1E8" w14:textId="77777777" w:rsidR="0053713E" w:rsidRDefault="003C5E40" w:rsidP="003206FE">
      <w:pPr>
        <w:rPr>
          <w:rFonts w:asciiTheme="minorHAnsi" w:hAnsiTheme="minorHAnsi" w:cstheme="minorBidi"/>
          <w:color w:val="1F497D"/>
          <w:sz w:val="24"/>
        </w:rPr>
      </w:pPr>
      <w:r w:rsidRPr="003C5E40">
        <w:rPr>
          <w:rFonts w:asciiTheme="minorHAnsi" w:hAnsiTheme="minorHAnsi" w:cstheme="minorBidi"/>
          <w:color w:val="1F497D"/>
          <w:sz w:val="24"/>
        </w:rPr>
        <w:tab/>
      </w:r>
      <w:r w:rsidR="00FA052D">
        <w:rPr>
          <w:rFonts w:asciiTheme="minorHAnsi" w:hAnsiTheme="minorHAnsi" w:cstheme="minorBidi"/>
          <w:color w:val="1F497D"/>
          <w:sz w:val="24"/>
        </w:rPr>
        <w:t>1. Скорость меньше 20 Мбит – Низкое качество подключения. Рекомендуем подключить приставку по кабелю и повторить тест.</w:t>
      </w:r>
      <w:r w:rsidR="00FA052D">
        <w:rPr>
          <w:rFonts w:asciiTheme="minorHAnsi" w:hAnsiTheme="minorHAnsi" w:cstheme="minorBidi"/>
          <w:color w:val="1F497D"/>
          <w:sz w:val="24"/>
        </w:rPr>
        <w:br/>
      </w:r>
      <w:r w:rsidR="00FA052D">
        <w:rPr>
          <w:rFonts w:asciiTheme="minorHAnsi" w:hAnsiTheme="minorHAnsi" w:cstheme="minorBidi"/>
          <w:color w:val="1F497D"/>
          <w:sz w:val="24"/>
        </w:rPr>
        <w:tab/>
        <w:t>2. Скорость больше 30 Мбит – Хорошее качество подключения. Приятного просмотра!</w:t>
      </w:r>
    </w:p>
    <w:p w14:paraId="7D7D0FB1" w14:textId="721BE4B9" w:rsidR="003206FE" w:rsidRPr="007221FD" w:rsidRDefault="003C5E40" w:rsidP="003206FE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br/>
      </w:r>
      <w:r w:rsidR="0053713E">
        <w:rPr>
          <w:rFonts w:asciiTheme="minorHAnsi" w:hAnsiTheme="minorHAnsi" w:cstheme="minorBidi"/>
          <w:color w:val="1F497D"/>
          <w:sz w:val="24"/>
        </w:rPr>
        <w:t xml:space="preserve">Если абонент настаивает по </w:t>
      </w:r>
      <w:r w:rsidR="0053713E" w:rsidRPr="0053713E">
        <w:rPr>
          <w:rFonts w:asciiTheme="minorHAnsi" w:hAnsiTheme="minorHAnsi" w:cstheme="minorBidi"/>
          <w:b/>
          <w:bCs/>
          <w:color w:val="1F497D"/>
          <w:sz w:val="24"/>
        </w:rPr>
        <w:t xml:space="preserve">подключению по </w:t>
      </w:r>
      <w:r w:rsidR="0053713E" w:rsidRPr="0053713E">
        <w:rPr>
          <w:rFonts w:asciiTheme="minorHAnsi" w:hAnsiTheme="minorHAnsi" w:cstheme="minorBidi"/>
          <w:b/>
          <w:bCs/>
          <w:color w:val="1F497D"/>
          <w:sz w:val="24"/>
          <w:lang w:val="en-US"/>
        </w:rPr>
        <w:t>Wi</w:t>
      </w:r>
      <w:r w:rsidR="0053713E" w:rsidRPr="0053713E">
        <w:rPr>
          <w:rFonts w:asciiTheme="minorHAnsi" w:hAnsiTheme="minorHAnsi" w:cstheme="minorBidi"/>
          <w:b/>
          <w:bCs/>
          <w:color w:val="1F497D"/>
          <w:sz w:val="24"/>
        </w:rPr>
        <w:t>-</w:t>
      </w:r>
      <w:r w:rsidR="0053713E" w:rsidRPr="0053713E">
        <w:rPr>
          <w:rFonts w:asciiTheme="minorHAnsi" w:hAnsiTheme="minorHAnsi" w:cstheme="minorBidi"/>
          <w:b/>
          <w:bCs/>
          <w:color w:val="1F497D"/>
          <w:sz w:val="24"/>
          <w:lang w:val="en-US"/>
        </w:rPr>
        <w:t>FI</w:t>
      </w:r>
      <w:r w:rsidR="0053713E">
        <w:rPr>
          <w:rFonts w:asciiTheme="minorHAnsi" w:hAnsiTheme="minorHAnsi" w:cstheme="minorBidi"/>
          <w:color w:val="1F497D"/>
          <w:sz w:val="24"/>
        </w:rPr>
        <w:t>, необходимо крайне рекомендовать роутер с поддержкой 5</w:t>
      </w:r>
      <w:proofErr w:type="spellStart"/>
      <w:r w:rsidR="0053713E">
        <w:rPr>
          <w:rFonts w:asciiTheme="minorHAnsi" w:hAnsiTheme="minorHAnsi" w:cstheme="minorBidi"/>
          <w:color w:val="1F497D"/>
          <w:sz w:val="24"/>
          <w:lang w:val="en-US"/>
        </w:rPr>
        <w:t>Ghz</w:t>
      </w:r>
      <w:proofErr w:type="spellEnd"/>
      <w:r w:rsidR="0053713E">
        <w:rPr>
          <w:rFonts w:asciiTheme="minorHAnsi" w:hAnsiTheme="minorHAnsi" w:cstheme="minorBidi"/>
          <w:color w:val="1F497D"/>
          <w:sz w:val="24"/>
        </w:rPr>
        <w:t>, только в таком случае качество работы ТВ будет удовлетворительным. В случае подключения в диапазоне 2.4</w:t>
      </w:r>
      <w:r w:rsidR="0053713E">
        <w:rPr>
          <w:rFonts w:asciiTheme="minorHAnsi" w:hAnsiTheme="minorHAnsi" w:cstheme="minorBidi"/>
          <w:color w:val="1F497D"/>
          <w:sz w:val="24"/>
          <w:lang w:val="en-US"/>
        </w:rPr>
        <w:t>GHz</w:t>
      </w:r>
      <w:r w:rsidR="0053713E" w:rsidRPr="0053713E">
        <w:rPr>
          <w:rFonts w:asciiTheme="minorHAnsi" w:hAnsiTheme="minorHAnsi" w:cstheme="minorBidi"/>
          <w:color w:val="1F497D"/>
          <w:sz w:val="24"/>
        </w:rPr>
        <w:t xml:space="preserve"> </w:t>
      </w:r>
      <w:r w:rsidR="0053713E">
        <w:rPr>
          <w:rFonts w:asciiTheme="minorHAnsi" w:hAnsiTheme="minorHAnsi" w:cstheme="minorBidi"/>
          <w:color w:val="1F497D"/>
          <w:sz w:val="24"/>
        </w:rPr>
        <w:t>качество работы ТВ не гарантируется!</w:t>
      </w:r>
      <w:r w:rsidR="007221FD">
        <w:rPr>
          <w:rFonts w:asciiTheme="minorHAnsi" w:hAnsiTheme="minorHAnsi" w:cstheme="minorBidi"/>
          <w:color w:val="1F497D"/>
          <w:sz w:val="24"/>
        </w:rPr>
        <w:t xml:space="preserve"> Компания рекомендует производить подключение по кабелю</w:t>
      </w:r>
    </w:p>
    <w:p w14:paraId="41CFFFA6" w14:textId="77777777" w:rsidR="003C5E40" w:rsidRPr="00156045" w:rsidRDefault="003C5E40" w:rsidP="003206FE">
      <w:pPr>
        <w:rPr>
          <w:rFonts w:asciiTheme="minorHAnsi" w:hAnsiTheme="minorHAnsi" w:cstheme="minorBidi"/>
          <w:color w:val="1F497D"/>
          <w:sz w:val="24"/>
        </w:rPr>
      </w:pPr>
      <w:r w:rsidRPr="004D6DEC">
        <w:rPr>
          <w:rFonts w:asciiTheme="minorHAnsi" w:hAnsiTheme="minorHAnsi" w:cstheme="minorBidi"/>
          <w:b/>
          <w:color w:val="FF0000"/>
          <w:sz w:val="24"/>
        </w:rPr>
        <w:t>Напоминание</w:t>
      </w:r>
      <w:r w:rsidRPr="004D6DEC">
        <w:rPr>
          <w:rFonts w:asciiTheme="minorHAnsi" w:hAnsiTheme="minorHAnsi" w:cstheme="minorBidi"/>
          <w:color w:val="FF0000"/>
          <w:sz w:val="24"/>
        </w:rPr>
        <w:t xml:space="preserve">: </w:t>
      </w:r>
      <w:r>
        <w:rPr>
          <w:rFonts w:asciiTheme="minorHAnsi" w:hAnsiTheme="minorHAnsi" w:cstheme="minorBidi"/>
          <w:color w:val="1F497D"/>
          <w:sz w:val="24"/>
        </w:rPr>
        <w:t>Рекомендованная скорость подключения для использования услуги =</w:t>
      </w:r>
      <w:r w:rsidR="00FA052D">
        <w:rPr>
          <w:rFonts w:asciiTheme="minorHAnsi" w:hAnsiTheme="minorHAnsi" w:cstheme="minorBidi"/>
          <w:color w:val="1F497D"/>
          <w:sz w:val="24"/>
        </w:rPr>
        <w:t>/</w:t>
      </w:r>
      <w:r w:rsidR="00FA052D" w:rsidRPr="00FA052D">
        <w:rPr>
          <w:rFonts w:asciiTheme="minorHAnsi" w:hAnsiTheme="minorHAnsi" w:cstheme="minorBidi"/>
          <w:color w:val="1F497D"/>
          <w:sz w:val="24"/>
        </w:rPr>
        <w:t>&gt;</w:t>
      </w:r>
      <w:r w:rsidR="00FA052D">
        <w:rPr>
          <w:rFonts w:asciiTheme="minorHAnsi" w:hAnsiTheme="minorHAnsi" w:cstheme="minorBidi"/>
          <w:color w:val="1F497D"/>
          <w:sz w:val="24"/>
        </w:rPr>
        <w:t xml:space="preserve"> 3</w:t>
      </w:r>
      <w:r>
        <w:rPr>
          <w:rFonts w:asciiTheme="minorHAnsi" w:hAnsiTheme="minorHAnsi" w:cstheme="minorBidi"/>
          <w:color w:val="1F497D"/>
          <w:sz w:val="24"/>
        </w:rPr>
        <w:t>0 Мбит. На скорости ниже возможны проблемы с воспроизведением</w:t>
      </w:r>
      <w:r w:rsidR="00156045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(</w:t>
      </w:r>
      <w:r w:rsidR="00156045">
        <w:rPr>
          <w:rFonts w:asciiTheme="minorHAnsi" w:hAnsiTheme="minorHAnsi" w:cstheme="minorBidi"/>
          <w:color w:val="1F497D"/>
          <w:sz w:val="24"/>
        </w:rPr>
        <w:t>переключение на вещание меньшего качества, замирание/рассыпание картинки</w:t>
      </w:r>
      <w:r>
        <w:rPr>
          <w:rFonts w:asciiTheme="minorHAnsi" w:hAnsiTheme="minorHAnsi" w:cstheme="minorBidi"/>
          <w:color w:val="1F497D"/>
          <w:sz w:val="24"/>
        </w:rPr>
        <w:t>)</w:t>
      </w:r>
      <w:r w:rsidR="00156045">
        <w:rPr>
          <w:rFonts w:asciiTheme="minorHAnsi" w:hAnsiTheme="minorHAnsi" w:cstheme="minorBidi"/>
          <w:color w:val="1F497D"/>
          <w:sz w:val="24"/>
        </w:rPr>
        <w:t>. Все рекомендованные роутеры по своим техническим характеристи</w:t>
      </w:r>
      <w:r w:rsidR="00FA052D">
        <w:rPr>
          <w:rFonts w:asciiTheme="minorHAnsi" w:hAnsiTheme="minorHAnsi" w:cstheme="minorBidi"/>
          <w:color w:val="1F497D"/>
          <w:sz w:val="24"/>
        </w:rPr>
        <w:t>кам поддерживают скорость выше 3</w:t>
      </w:r>
      <w:r w:rsidR="00156045">
        <w:rPr>
          <w:rFonts w:asciiTheme="minorHAnsi" w:hAnsiTheme="minorHAnsi" w:cstheme="minorBidi"/>
          <w:color w:val="1F497D"/>
          <w:sz w:val="24"/>
        </w:rPr>
        <w:t xml:space="preserve">0 Мбит по </w:t>
      </w:r>
      <w:r w:rsidR="00156045" w:rsidRPr="00156045">
        <w:rPr>
          <w:rFonts w:asciiTheme="minorHAnsi" w:hAnsiTheme="minorHAnsi" w:cstheme="minorBidi"/>
          <w:color w:val="1F497D"/>
          <w:sz w:val="24"/>
        </w:rPr>
        <w:t xml:space="preserve">кабелю. </w:t>
      </w:r>
      <w:r w:rsidR="00156045">
        <w:rPr>
          <w:rFonts w:asciiTheme="minorHAnsi" w:hAnsiTheme="minorHAnsi" w:cstheme="minorBidi"/>
          <w:color w:val="1F497D"/>
          <w:sz w:val="24"/>
        </w:rPr>
        <w:t xml:space="preserve">Если скорость ниже этого показателя, значит имеют место быть какие-то </w:t>
      </w:r>
      <w:r w:rsidR="00156045">
        <w:rPr>
          <w:rFonts w:asciiTheme="minorHAnsi" w:hAnsiTheme="minorHAnsi" w:cstheme="minorBidi"/>
          <w:color w:val="1F497D"/>
          <w:sz w:val="24"/>
        </w:rPr>
        <w:lastRenderedPageBreak/>
        <w:t>проблемы с доступом к интернету (канал от роутера до приставки, канал от роутера до сети</w:t>
      </w:r>
      <w:r w:rsidR="00107549">
        <w:rPr>
          <w:rFonts w:asciiTheme="minorHAnsi" w:hAnsiTheme="minorHAnsi" w:cstheme="minorBidi"/>
          <w:color w:val="1F497D"/>
          <w:sz w:val="24"/>
        </w:rPr>
        <w:t xml:space="preserve"> </w:t>
      </w:r>
      <w:proofErr w:type="spellStart"/>
      <w:r w:rsidR="00D85742">
        <w:rPr>
          <w:rFonts w:asciiTheme="minorHAnsi" w:hAnsiTheme="minorHAnsi" w:cstheme="minorBidi"/>
          <w:color w:val="1F497D"/>
          <w:sz w:val="24"/>
        </w:rPr>
        <w:t>Beeline</w:t>
      </w:r>
      <w:proofErr w:type="spellEnd"/>
      <w:r w:rsidR="00156045">
        <w:rPr>
          <w:rFonts w:asciiTheme="minorHAnsi" w:hAnsiTheme="minorHAnsi" w:cstheme="minorBidi"/>
          <w:color w:val="1F497D"/>
          <w:sz w:val="24"/>
        </w:rPr>
        <w:t>).</w:t>
      </w:r>
      <w:r w:rsidR="004D6DEC">
        <w:rPr>
          <w:rFonts w:asciiTheme="minorHAnsi" w:hAnsiTheme="minorHAnsi" w:cstheme="minorBidi"/>
          <w:color w:val="1F497D"/>
          <w:sz w:val="24"/>
        </w:rPr>
        <w:t xml:space="preserve"> В таком случае т</w:t>
      </w:r>
      <w:r w:rsidR="004D6DEC" w:rsidRPr="004D6DEC">
        <w:rPr>
          <w:rFonts w:asciiTheme="minorHAnsi" w:hAnsiTheme="minorHAnsi" w:cstheme="minorBidi"/>
          <w:color w:val="1F497D"/>
          <w:sz w:val="24"/>
        </w:rPr>
        <w:t>ребуется проверить работу интернета на том ж</w:t>
      </w:r>
      <w:r w:rsidR="004D6DEC">
        <w:rPr>
          <w:rFonts w:asciiTheme="minorHAnsi" w:hAnsiTheme="minorHAnsi" w:cstheme="minorBidi"/>
          <w:color w:val="1F497D"/>
          <w:sz w:val="24"/>
        </w:rPr>
        <w:t>е подключении</w:t>
      </w:r>
      <w:r w:rsidR="00107549">
        <w:rPr>
          <w:rFonts w:asciiTheme="minorHAnsi" w:hAnsiTheme="minorHAnsi" w:cstheme="minorBidi"/>
          <w:color w:val="1F497D"/>
          <w:sz w:val="24"/>
        </w:rPr>
        <w:t>,</w:t>
      </w:r>
      <w:r w:rsidR="004D6DEC">
        <w:rPr>
          <w:rFonts w:asciiTheme="minorHAnsi" w:hAnsiTheme="minorHAnsi" w:cstheme="minorBidi"/>
          <w:color w:val="1F497D"/>
          <w:sz w:val="24"/>
        </w:rPr>
        <w:t xml:space="preserve"> что и приставка (к</w:t>
      </w:r>
      <w:r w:rsidR="004D6DEC" w:rsidRPr="004D6DEC">
        <w:rPr>
          <w:rFonts w:asciiTheme="minorHAnsi" w:hAnsiTheme="minorHAnsi" w:cstheme="minorBidi"/>
          <w:color w:val="1F497D"/>
          <w:sz w:val="24"/>
        </w:rPr>
        <w:t>абель которым подключена приставка</w:t>
      </w:r>
      <w:r w:rsidR="00107549">
        <w:rPr>
          <w:rFonts w:asciiTheme="minorHAnsi" w:hAnsiTheme="minorHAnsi" w:cstheme="minorBidi"/>
          <w:color w:val="1F497D"/>
          <w:sz w:val="24"/>
        </w:rPr>
        <w:t>,</w:t>
      </w:r>
      <w:r w:rsidR="004D6DEC" w:rsidRPr="004D6DEC">
        <w:rPr>
          <w:rFonts w:asciiTheme="minorHAnsi" w:hAnsiTheme="minorHAnsi" w:cstheme="minorBidi"/>
          <w:color w:val="1F497D"/>
          <w:sz w:val="24"/>
        </w:rPr>
        <w:t xml:space="preserve"> либо </w:t>
      </w:r>
      <w:proofErr w:type="spellStart"/>
      <w:r w:rsidR="004D6DEC" w:rsidRPr="004D6DEC">
        <w:rPr>
          <w:rFonts w:asciiTheme="minorHAnsi" w:hAnsiTheme="minorHAnsi" w:cstheme="minorBidi"/>
          <w:color w:val="1F497D"/>
          <w:sz w:val="24"/>
        </w:rPr>
        <w:t>wi-fi</w:t>
      </w:r>
      <w:proofErr w:type="spellEnd"/>
      <w:r w:rsidR="004D6DEC" w:rsidRPr="004D6DEC">
        <w:rPr>
          <w:rFonts w:asciiTheme="minorHAnsi" w:hAnsiTheme="minorHAnsi" w:cstheme="minorBidi"/>
          <w:color w:val="1F497D"/>
          <w:sz w:val="24"/>
        </w:rPr>
        <w:t xml:space="preserve"> сеть).</w:t>
      </w:r>
    </w:p>
    <w:p w14:paraId="638F5101" w14:textId="77777777" w:rsidR="00F82530" w:rsidRDefault="00A62C67" w:rsidP="00F82530">
      <w:pPr>
        <w:pStyle w:val="a3"/>
        <w:numPr>
          <w:ilvl w:val="0"/>
          <w:numId w:val="3"/>
        </w:numPr>
        <w:spacing w:after="0" w:line="240" w:lineRule="auto"/>
        <w:ind w:left="426" w:hanging="66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Посл</w:t>
      </w:r>
      <w:r w:rsidR="00B62C77">
        <w:rPr>
          <w:rFonts w:asciiTheme="minorHAnsi" w:hAnsiTheme="minorHAnsi" w:cstheme="minorBidi"/>
          <w:color w:val="1F497D"/>
          <w:sz w:val="24"/>
        </w:rPr>
        <w:t>е обновления приставка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="00B62C77">
        <w:rPr>
          <w:rFonts w:asciiTheme="minorHAnsi" w:hAnsiTheme="minorHAnsi" w:cstheme="minorBidi"/>
          <w:color w:val="1F497D"/>
          <w:sz w:val="24"/>
        </w:rPr>
        <w:t>перезагрузится,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="00347711">
        <w:rPr>
          <w:rFonts w:asciiTheme="minorHAnsi" w:hAnsiTheme="minorHAnsi" w:cstheme="minorBidi"/>
          <w:color w:val="1F497D"/>
          <w:sz w:val="24"/>
        </w:rPr>
        <w:t>необходимо выполнить логин на приставке. Для этого после загрузки приставки появится окно авторизации:</w:t>
      </w:r>
    </w:p>
    <w:p w14:paraId="0C237B11" w14:textId="77777777" w:rsidR="00576DF1" w:rsidRDefault="00F82530" w:rsidP="00F82530">
      <w:pPr>
        <w:pStyle w:val="a3"/>
        <w:spacing w:after="0" w:line="240" w:lineRule="auto"/>
        <w:ind w:left="426"/>
        <w:contextualSpacing w:val="0"/>
        <w:rPr>
          <w:rFonts w:asciiTheme="minorHAnsi" w:hAnsiTheme="minorHAnsi" w:cstheme="minorBidi"/>
          <w:noProof/>
          <w:color w:val="1F497D"/>
          <w:sz w:val="24"/>
          <w:lang w:eastAsia="ru-RU"/>
        </w:rPr>
      </w:pPr>
      <w:r w:rsidRPr="00F82530">
        <w:rPr>
          <w:rFonts w:asciiTheme="minorHAnsi" w:hAnsiTheme="minorHAnsi" w:cstheme="minorBidi"/>
          <w:noProof/>
          <w:color w:val="1F497D"/>
          <w:sz w:val="24"/>
          <w:lang w:eastAsia="ru-RU"/>
        </w:rPr>
        <w:t xml:space="preserve"> </w:t>
      </w:r>
    </w:p>
    <w:p w14:paraId="4834FDA3" w14:textId="77777777" w:rsidR="00F82530" w:rsidRDefault="00F82530" w:rsidP="00F82530">
      <w:pPr>
        <w:pStyle w:val="a3"/>
        <w:spacing w:after="0" w:line="240" w:lineRule="auto"/>
        <w:ind w:left="426"/>
        <w:contextualSpacing w:val="0"/>
        <w:rPr>
          <w:rFonts w:asciiTheme="minorHAnsi" w:hAnsiTheme="minorHAnsi" w:cstheme="minorBidi"/>
          <w:noProof/>
          <w:color w:val="1F497D"/>
          <w:sz w:val="24"/>
          <w:lang w:eastAsia="ru-RU"/>
        </w:rPr>
      </w:pPr>
    </w:p>
    <w:p w14:paraId="33F3347A" w14:textId="77777777" w:rsidR="00F82530" w:rsidRDefault="00F82530" w:rsidP="00F82530">
      <w:pPr>
        <w:pStyle w:val="a3"/>
        <w:spacing w:after="0" w:line="240" w:lineRule="auto"/>
        <w:ind w:left="426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noProof/>
          <w:color w:val="1F497D"/>
          <w:sz w:val="24"/>
          <w:lang w:eastAsia="ru-RU"/>
        </w:rPr>
        <w:drawing>
          <wp:inline distT="0" distB="0" distL="0" distR="0" wp14:anchorId="4CF872AA" wp14:editId="7253BBA5">
            <wp:extent cx="5429250" cy="27527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F321" w14:textId="77777777" w:rsidR="00F82530" w:rsidRDefault="00F82530" w:rsidP="00F82530">
      <w:pPr>
        <w:pStyle w:val="a3"/>
        <w:spacing w:after="0" w:line="240" w:lineRule="auto"/>
        <w:ind w:left="426"/>
        <w:contextualSpacing w:val="0"/>
        <w:rPr>
          <w:rFonts w:asciiTheme="minorHAnsi" w:hAnsiTheme="minorHAnsi" w:cstheme="minorBidi"/>
          <w:color w:val="1F497D"/>
          <w:sz w:val="24"/>
        </w:rPr>
      </w:pPr>
    </w:p>
    <w:p w14:paraId="34EC056B" w14:textId="77777777" w:rsidR="00EC288B" w:rsidRDefault="00EC288B" w:rsidP="00D113CB">
      <w:pPr>
        <w:pStyle w:val="a3"/>
        <w:spacing w:after="0" w:line="240" w:lineRule="auto"/>
        <w:ind w:left="426"/>
        <w:contextualSpacing w:val="0"/>
        <w:rPr>
          <w:rFonts w:asciiTheme="minorHAnsi" w:hAnsiTheme="minorHAnsi" w:cstheme="minorBidi"/>
          <w:color w:val="1F497D"/>
          <w:sz w:val="24"/>
        </w:rPr>
      </w:pPr>
    </w:p>
    <w:p w14:paraId="5D9897D6" w14:textId="77777777" w:rsidR="00F82530" w:rsidRPr="000D40B9" w:rsidRDefault="00F82530" w:rsidP="00A62C67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4205CEE6" w14:textId="77777777" w:rsidR="00576DF1" w:rsidRDefault="00A62C67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В котором требуется выбрать авторизацию по </w:t>
      </w:r>
      <w:r w:rsidR="00B62C77">
        <w:rPr>
          <w:rFonts w:asciiTheme="minorHAnsi" w:hAnsiTheme="minorHAnsi" w:cstheme="minorBidi"/>
          <w:color w:val="1F497D"/>
          <w:sz w:val="24"/>
        </w:rPr>
        <w:t>«</w:t>
      </w:r>
      <w:r w:rsidR="00B62C77">
        <w:rPr>
          <w:rFonts w:asciiTheme="minorHAnsi" w:hAnsiTheme="minorHAnsi" w:cstheme="minorBidi"/>
          <w:b/>
          <w:color w:val="1F497D"/>
          <w:sz w:val="24"/>
          <w:u w:val="single"/>
        </w:rPr>
        <w:t xml:space="preserve">Номеру договора </w:t>
      </w:r>
      <w:proofErr w:type="spellStart"/>
      <w:r w:rsidR="00D85742">
        <w:rPr>
          <w:rFonts w:asciiTheme="minorHAnsi" w:hAnsiTheme="minorHAnsi" w:cstheme="minorBidi"/>
          <w:b/>
          <w:color w:val="1F497D"/>
          <w:sz w:val="24"/>
          <w:u w:val="single"/>
        </w:rPr>
        <w:t>Beeline</w:t>
      </w:r>
      <w:proofErr w:type="spellEnd"/>
      <w:r w:rsidR="00B62C77">
        <w:rPr>
          <w:rFonts w:asciiTheme="minorHAnsi" w:hAnsiTheme="minorHAnsi" w:cstheme="minorBidi"/>
          <w:b/>
          <w:color w:val="1F497D"/>
          <w:sz w:val="24"/>
          <w:u w:val="single"/>
        </w:rPr>
        <w:t>»</w:t>
      </w:r>
      <w:r>
        <w:rPr>
          <w:rFonts w:asciiTheme="minorHAnsi" w:hAnsiTheme="minorHAnsi" w:cstheme="minorBidi"/>
          <w:color w:val="1F497D"/>
          <w:sz w:val="24"/>
        </w:rPr>
        <w:t xml:space="preserve">. Далее </w:t>
      </w:r>
      <w:r w:rsidR="00B62C77">
        <w:rPr>
          <w:rFonts w:asciiTheme="minorHAnsi" w:hAnsiTheme="minorHAnsi" w:cstheme="minorBidi"/>
          <w:color w:val="1F497D"/>
          <w:sz w:val="24"/>
        </w:rPr>
        <w:t xml:space="preserve">надо </w:t>
      </w:r>
      <w:r>
        <w:rPr>
          <w:rFonts w:asciiTheme="minorHAnsi" w:hAnsiTheme="minorHAnsi" w:cstheme="minorBidi"/>
          <w:color w:val="1F497D"/>
          <w:sz w:val="24"/>
        </w:rPr>
        <w:t>ввести л</w:t>
      </w:r>
      <w:r w:rsidR="00347711">
        <w:rPr>
          <w:rFonts w:asciiTheme="minorHAnsi" w:hAnsiTheme="minorHAnsi" w:cstheme="minorBidi"/>
          <w:color w:val="1F497D"/>
          <w:sz w:val="24"/>
        </w:rPr>
        <w:t>огин и пароль клиента (099/001</w:t>
      </w:r>
      <w:r w:rsidR="0003511B">
        <w:rPr>
          <w:rFonts w:asciiTheme="minorHAnsi" w:hAnsiTheme="minorHAnsi" w:cstheme="minorBidi"/>
          <w:color w:val="1F497D"/>
          <w:sz w:val="24"/>
        </w:rPr>
        <w:t>…</w:t>
      </w:r>
      <w:r w:rsidR="00D113CB">
        <w:rPr>
          <w:rFonts w:asciiTheme="minorHAnsi" w:hAnsiTheme="minorHAnsi" w:cstheme="minorBidi"/>
          <w:color w:val="1F497D"/>
          <w:sz w:val="24"/>
        </w:rPr>
        <w:t>):</w:t>
      </w:r>
    </w:p>
    <w:p w14:paraId="73DF2571" w14:textId="77777777" w:rsidR="00D113CB" w:rsidRDefault="00F82530" w:rsidP="00A62C67">
      <w:pPr>
        <w:rPr>
          <w:rFonts w:asciiTheme="minorHAnsi" w:hAnsiTheme="minorHAnsi" w:cstheme="minorBidi"/>
          <w:color w:val="1F497D"/>
          <w:sz w:val="24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1152AB9F" wp14:editId="2B8E9DD9">
            <wp:extent cx="5940425" cy="3190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62BA" w14:textId="77777777" w:rsidR="00576DF1" w:rsidRDefault="00D113CB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После ввода логина и нажатия на кнопку «Продолжить» откроется окно ввода пароля:</w:t>
      </w:r>
    </w:p>
    <w:p w14:paraId="3A544B05" w14:textId="77777777" w:rsidR="00D113CB" w:rsidRDefault="00347711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noProof/>
          <w:lang w:eastAsia="ru-RU"/>
        </w:rPr>
        <w:drawing>
          <wp:inline distT="0" distB="0" distL="0" distR="0" wp14:anchorId="194A5252" wp14:editId="5344C803">
            <wp:extent cx="5940425" cy="31724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C34D" w14:textId="77777777" w:rsidR="0084198F" w:rsidRDefault="00D113CB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После ввода пароля и нажатия продолжить откроется главный экран приложения </w:t>
      </w:r>
    </w:p>
    <w:p w14:paraId="6D273B8F" w14:textId="77777777" w:rsidR="00487609" w:rsidRDefault="00487609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Если после ввода логина и пароля появляется следующее сообщение:</w:t>
      </w:r>
    </w:p>
    <w:p w14:paraId="1524CDF2" w14:textId="77777777" w:rsidR="00347711" w:rsidRDefault="00347711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0BA0C16" wp14:editId="4C6E582C">
            <wp:extent cx="5940425" cy="32753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D18" w14:textId="77777777" w:rsidR="00487609" w:rsidRDefault="006B3251" w:rsidP="00A62C67">
      <w:p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И п</w:t>
      </w:r>
      <w:r w:rsidR="00487609">
        <w:rPr>
          <w:rFonts w:asciiTheme="minorHAnsi" w:hAnsiTheme="minorHAnsi" w:cstheme="minorBidi"/>
          <w:color w:val="1F497D"/>
          <w:sz w:val="24"/>
        </w:rPr>
        <w:t xml:space="preserve">ри этом приставка была активирована по </w:t>
      </w:r>
      <w:proofErr w:type="gramStart"/>
      <w:r w:rsidR="00487609">
        <w:rPr>
          <w:rFonts w:asciiTheme="minorHAnsi" w:hAnsiTheme="minorHAnsi" w:cstheme="minorBidi"/>
          <w:color w:val="1F497D"/>
          <w:sz w:val="24"/>
        </w:rPr>
        <w:t>инструкции  –</w:t>
      </w:r>
      <w:proofErr w:type="gramEnd"/>
      <w:r w:rsidR="00487609">
        <w:rPr>
          <w:rFonts w:asciiTheme="minorHAnsi" w:hAnsiTheme="minorHAnsi" w:cstheme="minorBidi"/>
          <w:color w:val="1F497D"/>
          <w:sz w:val="24"/>
        </w:rPr>
        <w:t xml:space="preserve"> значит </w:t>
      </w:r>
      <w:r w:rsidR="00347711">
        <w:rPr>
          <w:rFonts w:asciiTheme="minorHAnsi" w:hAnsiTheme="minorHAnsi" w:cstheme="minorBidi"/>
          <w:color w:val="1F497D"/>
          <w:sz w:val="24"/>
        </w:rPr>
        <w:t xml:space="preserve">в </w:t>
      </w:r>
      <w:proofErr w:type="spellStart"/>
      <w:r w:rsidR="00347711">
        <w:rPr>
          <w:rFonts w:asciiTheme="minorHAnsi" w:hAnsiTheme="minorHAnsi" w:cstheme="minorBidi"/>
          <w:color w:val="1F497D"/>
          <w:sz w:val="24"/>
        </w:rPr>
        <w:t>СУЗе</w:t>
      </w:r>
      <w:proofErr w:type="spellEnd"/>
      <w:r w:rsidR="00347711">
        <w:rPr>
          <w:rFonts w:asciiTheme="minorHAnsi" w:hAnsiTheme="minorHAnsi" w:cstheme="minorBidi"/>
          <w:color w:val="1F497D"/>
          <w:sz w:val="24"/>
        </w:rPr>
        <w:t xml:space="preserve"> не включена аренда приставки</w:t>
      </w:r>
      <w:r w:rsidR="00487609">
        <w:rPr>
          <w:rFonts w:asciiTheme="minorHAnsi" w:hAnsiTheme="minorHAnsi" w:cstheme="minorBidi"/>
          <w:color w:val="1F497D"/>
          <w:sz w:val="24"/>
        </w:rPr>
        <w:t xml:space="preserve"> – в таком случае необходимо обратиться в </w:t>
      </w:r>
      <w:r>
        <w:rPr>
          <w:rFonts w:asciiTheme="minorHAnsi" w:hAnsiTheme="minorHAnsi" w:cstheme="minorBidi"/>
          <w:color w:val="1F497D"/>
          <w:sz w:val="24"/>
        </w:rPr>
        <w:t>техподдержку</w:t>
      </w:r>
      <w:r w:rsidR="00347711" w:rsidRPr="00347711">
        <w:rPr>
          <w:rFonts w:asciiTheme="minorHAnsi" w:hAnsiTheme="minorHAnsi" w:cstheme="minorBidi"/>
          <w:color w:val="1F497D"/>
          <w:sz w:val="24"/>
        </w:rPr>
        <w:t xml:space="preserve"> (</w:t>
      </w:r>
      <w:r w:rsidR="00347711">
        <w:rPr>
          <w:rFonts w:asciiTheme="minorHAnsi" w:hAnsiTheme="minorHAnsi" w:cstheme="minorBidi"/>
          <w:color w:val="1F497D"/>
          <w:sz w:val="24"/>
          <w:lang w:val="en-US"/>
        </w:rPr>
        <w:t>WhatsApp</w:t>
      </w:r>
      <w:r w:rsidR="00347711">
        <w:rPr>
          <w:rFonts w:asciiTheme="minorHAnsi" w:hAnsiTheme="minorHAnsi" w:cstheme="minorBidi"/>
          <w:color w:val="1F497D"/>
          <w:sz w:val="24"/>
        </w:rPr>
        <w:t xml:space="preserve"> или </w:t>
      </w:r>
      <w:r w:rsidR="00347711">
        <w:rPr>
          <w:rFonts w:asciiTheme="minorHAnsi" w:hAnsiTheme="minorHAnsi" w:cstheme="minorBidi"/>
          <w:color w:val="1F497D"/>
          <w:sz w:val="24"/>
          <w:lang w:val="en-US"/>
        </w:rPr>
        <w:t>Telegram</w:t>
      </w:r>
      <w:r w:rsidR="00347711" w:rsidRPr="00347711">
        <w:rPr>
          <w:rFonts w:asciiTheme="minorHAnsi" w:hAnsiTheme="minorHAnsi" w:cstheme="minorBidi"/>
          <w:color w:val="1F497D"/>
          <w:sz w:val="24"/>
        </w:rPr>
        <w:t>)</w:t>
      </w:r>
      <w:r w:rsidR="00487609">
        <w:rPr>
          <w:rFonts w:asciiTheme="minorHAnsi" w:hAnsiTheme="minorHAnsi" w:cstheme="minorBidi"/>
          <w:color w:val="1F497D"/>
          <w:sz w:val="24"/>
        </w:rPr>
        <w:t xml:space="preserve"> – </w:t>
      </w:r>
      <w:r w:rsidR="00347711">
        <w:rPr>
          <w:rFonts w:asciiTheme="minorHAnsi" w:hAnsiTheme="minorHAnsi" w:cstheme="minorBidi"/>
          <w:color w:val="1F497D"/>
          <w:sz w:val="24"/>
        </w:rPr>
        <w:t>сотрудники</w:t>
      </w:r>
      <w:r w:rsidR="00487609">
        <w:rPr>
          <w:rFonts w:asciiTheme="minorHAnsi" w:hAnsiTheme="minorHAnsi" w:cstheme="minorBidi"/>
          <w:color w:val="1F497D"/>
          <w:sz w:val="24"/>
        </w:rPr>
        <w:t xml:space="preserve"> проверят</w:t>
      </w:r>
      <w:r w:rsidR="00347711">
        <w:rPr>
          <w:rFonts w:asciiTheme="minorHAnsi" w:hAnsiTheme="minorHAnsi" w:cstheme="minorBidi"/>
          <w:color w:val="1F497D"/>
          <w:sz w:val="24"/>
        </w:rPr>
        <w:t xml:space="preserve"> включена ли аренда (если нет, то включат)</w:t>
      </w:r>
      <w:r w:rsidR="00487609"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784F03B0" w14:textId="77777777" w:rsidR="005B0E5B" w:rsidRDefault="005B0E5B" w:rsidP="00A62C67">
      <w:pPr>
        <w:rPr>
          <w:rFonts w:asciiTheme="minorHAnsi" w:hAnsiTheme="minorHAnsi" w:cstheme="minorBidi"/>
          <w:color w:val="1F497D"/>
          <w:sz w:val="24"/>
        </w:rPr>
      </w:pPr>
    </w:p>
    <w:p w14:paraId="0A4D6C34" w14:textId="77777777" w:rsidR="00A62C67" w:rsidRDefault="00A62C67" w:rsidP="00A62C67">
      <w:pPr>
        <w:rPr>
          <w:rFonts w:asciiTheme="minorHAnsi" w:hAnsiTheme="minorHAnsi" w:cstheme="minorBidi"/>
          <w:color w:val="1F497D"/>
          <w:sz w:val="24"/>
        </w:rPr>
      </w:pPr>
    </w:p>
    <w:p w14:paraId="573CC4B5" w14:textId="77777777" w:rsidR="00D509C8" w:rsidRDefault="00D509C8" w:rsidP="00D509C8">
      <w:pPr>
        <w:pStyle w:val="1"/>
      </w:pPr>
      <w:bookmarkStart w:id="7" w:name="_Toc48300576"/>
      <w:r>
        <w:t>Описание пульта управления приставкой</w:t>
      </w:r>
      <w:bookmarkEnd w:id="7"/>
    </w:p>
    <w:p w14:paraId="515327F9" w14:textId="77777777" w:rsidR="00D509C8" w:rsidRDefault="00D509C8" w:rsidP="00A62C67">
      <w:pPr>
        <w:rPr>
          <w:rFonts w:asciiTheme="minorHAnsi" w:hAnsiTheme="minorHAnsi" w:cstheme="minorBidi"/>
          <w:color w:val="1F497D"/>
          <w:sz w:val="24"/>
        </w:rPr>
      </w:pPr>
    </w:p>
    <w:p w14:paraId="7E315B96" w14:textId="77777777" w:rsidR="00D509C8" w:rsidRPr="00D509C8" w:rsidRDefault="00D509C8" w:rsidP="00A62C67">
      <w:pPr>
        <w:rPr>
          <w:rFonts w:asciiTheme="minorHAnsi" w:hAnsiTheme="minorHAnsi" w:cstheme="minorBidi"/>
          <w:b/>
          <w:color w:val="1F497D"/>
          <w:sz w:val="24"/>
        </w:rPr>
      </w:pPr>
      <w:r w:rsidRPr="00D509C8">
        <w:rPr>
          <w:rFonts w:asciiTheme="minorHAnsi" w:hAnsiTheme="minorHAnsi" w:cstheme="minorBidi"/>
          <w:b/>
          <w:color w:val="1F497D"/>
          <w:sz w:val="24"/>
        </w:rPr>
        <w:t>Как настроить пульт ДУ для работы с телевизором</w:t>
      </w:r>
      <w:r w:rsidRPr="00D509C8">
        <w:rPr>
          <w:rFonts w:asciiTheme="minorHAnsi" w:hAnsiTheme="minorHAnsi" w:cstheme="minorBidi"/>
          <w:b/>
          <w:noProof/>
          <w:color w:val="1F497D"/>
          <w:sz w:val="24"/>
          <w:lang w:eastAsia="ru-RU"/>
        </w:rPr>
        <w:drawing>
          <wp:anchor distT="0" distB="0" distL="114300" distR="114300" simplePos="0" relativeHeight="251660288" behindDoc="0" locked="0" layoutInCell="1" allowOverlap="1" wp14:anchorId="403961F5" wp14:editId="746FC2E7">
            <wp:simplePos x="0" y="0"/>
            <wp:positionH relativeFrom="column">
              <wp:posOffset>1242</wp:posOffset>
            </wp:positionH>
            <wp:positionV relativeFrom="paragraph">
              <wp:posOffset>-939</wp:posOffset>
            </wp:positionV>
            <wp:extent cx="1469752" cy="3005593"/>
            <wp:effectExtent l="0" t="0" r="0" b="4445"/>
            <wp:wrapSquare wrapText="bothSides"/>
            <wp:docPr id="15" name="Рисунок 15" descr="https://static.beeline.ru/upload/images/bee-tv-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beeline.ru/upload/images/bee-tv-du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52" cy="300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38B6B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Включать и выключать телевизор, управлять громкостью и выбирать источник сигнала можно с помощью пульта от приставки. Для этого пульт необходимо «обучить» управлять телевизором.</w:t>
      </w:r>
    </w:p>
    <w:p w14:paraId="25586083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Шаг 1. Расположите пульты приставки и телевизора на расстоянии 1 сантиметра так, чтобы ИК сенсоры были направлены друг на друга.</w:t>
      </w:r>
    </w:p>
    <w:p w14:paraId="4A7B56DC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 xml:space="preserve">Шаг 2. На пульте приставки удерживайте кнопку </w:t>
      </w:r>
      <w:proofErr w:type="spellStart"/>
      <w:r w:rsidRPr="00D509C8">
        <w:rPr>
          <w:rFonts w:asciiTheme="minorHAnsi" w:hAnsiTheme="minorHAnsi" w:cstheme="minorBidi"/>
          <w:color w:val="1F497D"/>
          <w:sz w:val="24"/>
        </w:rPr>
        <w:t>вкл</w:t>
      </w:r>
      <w:proofErr w:type="spellEnd"/>
      <w:r w:rsidRPr="00D509C8">
        <w:rPr>
          <w:rFonts w:asciiTheme="minorHAnsi" w:hAnsiTheme="minorHAnsi" w:cstheme="minorBidi"/>
          <w:color w:val="1F497D"/>
          <w:sz w:val="24"/>
        </w:rPr>
        <w:t xml:space="preserve"> /</w:t>
      </w:r>
      <w:proofErr w:type="spellStart"/>
      <w:r w:rsidRPr="00D509C8">
        <w:rPr>
          <w:rFonts w:asciiTheme="minorHAnsi" w:hAnsiTheme="minorHAnsi" w:cstheme="minorBidi"/>
          <w:color w:val="1F497D"/>
          <w:sz w:val="24"/>
        </w:rPr>
        <w:t>выкл</w:t>
      </w:r>
      <w:proofErr w:type="spellEnd"/>
      <w:r w:rsidRPr="00D509C8">
        <w:rPr>
          <w:rFonts w:asciiTheme="minorHAnsi" w:hAnsiTheme="minorHAnsi" w:cstheme="minorBidi"/>
          <w:color w:val="1F497D"/>
          <w:sz w:val="24"/>
        </w:rPr>
        <w:t xml:space="preserve"> ТВ в течение 5 секунд. Режим обучения успешно активирован, если мигающий световой индикатор горит непрерывно.</w:t>
      </w:r>
    </w:p>
    <w:p w14:paraId="78C00485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Шаг 3. На пульте приставки нажмите кнопку, которую вы хотите обучить. Если световой индикатор начал мигать, пульт готов к обучению.</w:t>
      </w:r>
    </w:p>
    <w:p w14:paraId="797A50E8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lastRenderedPageBreak/>
        <w:t>Шаг 4. Нажмите соответствующую кнопку на пульте телевизора. Если световой индикатор мигнул 3 раза – кнопка обучена.</w:t>
      </w:r>
    </w:p>
    <w:p w14:paraId="647ED861" w14:textId="77777777" w:rsid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 xml:space="preserve">Шаг 5. Через 3 секунды индикатор снова загорится ровным светом, настройте другие кнопки*. </w:t>
      </w:r>
    </w:p>
    <w:p w14:paraId="713FE411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Для выхода из режима обучения нажмите кнопку MENU пульта приставки. Световой индикатор погаснет.</w:t>
      </w:r>
    </w:p>
    <w:p w14:paraId="3B1D506B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*_ Доступные для программирования кнопки:</w:t>
      </w:r>
    </w:p>
    <w:p w14:paraId="6EA2F69B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— (</w:t>
      </w:r>
      <w:proofErr w:type="spellStart"/>
      <w:r w:rsidRPr="00D509C8">
        <w:rPr>
          <w:rFonts w:asciiTheme="minorHAnsi" w:hAnsiTheme="minorHAnsi" w:cstheme="minorBidi"/>
          <w:color w:val="1F497D"/>
          <w:sz w:val="24"/>
        </w:rPr>
        <w:t>Power</w:t>
      </w:r>
      <w:proofErr w:type="spellEnd"/>
      <w:r w:rsidRPr="00D509C8">
        <w:rPr>
          <w:rFonts w:asciiTheme="minorHAnsi" w:hAnsiTheme="minorHAnsi" w:cstheme="minorBidi"/>
          <w:color w:val="1F497D"/>
          <w:sz w:val="24"/>
        </w:rPr>
        <w:t>)</w:t>
      </w:r>
    </w:p>
    <w:p w14:paraId="7CDB7B10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— Выбор видеовхода телевизора (</w:t>
      </w:r>
      <w:proofErr w:type="spellStart"/>
      <w:r w:rsidRPr="00D509C8">
        <w:rPr>
          <w:rFonts w:asciiTheme="minorHAnsi" w:hAnsiTheme="minorHAnsi" w:cstheme="minorBidi"/>
          <w:color w:val="1F497D"/>
          <w:sz w:val="24"/>
        </w:rPr>
        <w:t>Source</w:t>
      </w:r>
      <w:proofErr w:type="spellEnd"/>
      <w:r w:rsidRPr="00D509C8">
        <w:rPr>
          <w:rFonts w:asciiTheme="minorHAnsi" w:hAnsiTheme="minorHAnsi" w:cstheme="minorBidi"/>
          <w:color w:val="1F497D"/>
          <w:sz w:val="24"/>
        </w:rPr>
        <w:t>)</w:t>
      </w:r>
    </w:p>
    <w:p w14:paraId="0B0CFE3D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— Громкость больше (VOL +)</w:t>
      </w:r>
    </w:p>
    <w:p w14:paraId="0C823385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— Громкость меньше (VOL -)</w:t>
      </w:r>
    </w:p>
    <w:p w14:paraId="79FF221F" w14:textId="77777777" w:rsidR="00D509C8" w:rsidRPr="00D509C8" w:rsidRDefault="00D509C8" w:rsidP="00D509C8">
      <w:pPr>
        <w:spacing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— Отключение звука (MUTE)</w:t>
      </w:r>
    </w:p>
    <w:p w14:paraId="4BCCF0ED" w14:textId="77777777" w:rsidR="00663CD1" w:rsidRPr="00D509C8" w:rsidRDefault="00D509C8" w:rsidP="00A62C67">
      <w:pPr>
        <w:rPr>
          <w:rFonts w:asciiTheme="minorHAnsi" w:hAnsiTheme="minorHAnsi" w:cstheme="minorBidi"/>
          <w:b/>
          <w:color w:val="1F497D"/>
          <w:sz w:val="24"/>
        </w:rPr>
      </w:pPr>
      <w:r w:rsidRPr="00D509C8">
        <w:rPr>
          <w:rFonts w:asciiTheme="minorHAnsi" w:hAnsiTheme="minorHAnsi" w:cstheme="minorBidi"/>
          <w:b/>
          <w:color w:val="1F497D"/>
          <w:sz w:val="24"/>
        </w:rPr>
        <w:t>Как сбросить настройки пульта ДУ</w:t>
      </w:r>
      <w:r>
        <w:rPr>
          <w:rFonts w:asciiTheme="minorHAnsi" w:hAnsiTheme="minorHAnsi" w:cstheme="minorBidi"/>
          <w:b/>
          <w:color w:val="1F497D"/>
          <w:sz w:val="24"/>
        </w:rPr>
        <w:t xml:space="preserve"> (сброс работает только в новой версии пульта управления, который изображен на картинке выше. Им комплектуются приставки </w:t>
      </w:r>
      <w:r>
        <w:rPr>
          <w:rFonts w:asciiTheme="minorHAnsi" w:hAnsiTheme="minorHAnsi" w:cstheme="minorBidi"/>
          <w:b/>
          <w:color w:val="1F497D"/>
          <w:sz w:val="24"/>
          <w:lang w:val="en-US"/>
        </w:rPr>
        <w:t>ZTE</w:t>
      </w:r>
      <w:r w:rsidRPr="00D509C8">
        <w:rPr>
          <w:rFonts w:asciiTheme="minorHAnsi" w:hAnsiTheme="minorHAnsi" w:cstheme="minorBidi"/>
          <w:b/>
          <w:color w:val="1F497D"/>
          <w:sz w:val="24"/>
        </w:rPr>
        <w:t>)</w:t>
      </w:r>
      <w:r>
        <w:rPr>
          <w:rFonts w:asciiTheme="minorHAnsi" w:hAnsiTheme="minorHAnsi" w:cstheme="minorBidi"/>
          <w:b/>
          <w:color w:val="1F497D"/>
          <w:sz w:val="24"/>
        </w:rPr>
        <w:t>.</w:t>
      </w:r>
    </w:p>
    <w:p w14:paraId="1043A312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Для сброса настроек пульта необходимо сделать следующее:</w:t>
      </w:r>
    </w:p>
    <w:p w14:paraId="0DD39D65" w14:textId="77777777" w:rsidR="00D509C8" w:rsidRPr="00D509C8" w:rsidRDefault="00D509C8" w:rsidP="00D509C8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Нажмите одновременно кнопки «0» и «ОК» на 6 секунд -&gt; Световой индикатор мигнет 3 раза и это означает что все ранее настроенные команды на программируемые кнопки пульта – сброшены.</w:t>
      </w:r>
    </w:p>
    <w:p w14:paraId="0A49D37B" w14:textId="77777777" w:rsidR="00D509C8" w:rsidRPr="00D509C8" w:rsidRDefault="00D509C8" w:rsidP="00D509C8">
      <w:pPr>
        <w:spacing w:line="240" w:lineRule="auto"/>
        <w:rPr>
          <w:rFonts w:asciiTheme="minorHAnsi" w:hAnsiTheme="minorHAnsi" w:cstheme="minorBidi"/>
          <w:color w:val="1F497D"/>
          <w:sz w:val="24"/>
        </w:rPr>
      </w:pPr>
      <w:r w:rsidRPr="00D509C8">
        <w:rPr>
          <w:rFonts w:asciiTheme="minorHAnsi" w:hAnsiTheme="minorHAnsi" w:cstheme="minorBidi"/>
          <w:color w:val="1F497D"/>
          <w:sz w:val="24"/>
        </w:rPr>
        <w:t>*_Сбросить настройки пульта можно только в пультах с батарейками ААА «мизинчики». Для пульта в которых используется батарейка типа «таблетка» CR2032 сброс не возможен.</w:t>
      </w:r>
    </w:p>
    <w:p w14:paraId="4D42DA78" w14:textId="77777777" w:rsidR="00501FDB" w:rsidRPr="00D509C8" w:rsidRDefault="00501FDB" w:rsidP="0098237C">
      <w:pPr>
        <w:rPr>
          <w:rFonts w:asciiTheme="minorHAnsi" w:hAnsiTheme="minorHAnsi" w:cstheme="minorBidi"/>
          <w:color w:val="1F497D"/>
          <w:sz w:val="24"/>
        </w:rPr>
      </w:pPr>
      <w:r w:rsidRPr="00501FDB">
        <w:rPr>
          <w:rFonts w:asciiTheme="minorHAnsi" w:hAnsiTheme="minorHAnsi" w:cstheme="minorBidi"/>
          <w:b/>
          <w:color w:val="1F497D"/>
          <w:sz w:val="24"/>
        </w:rPr>
        <w:t>Полное описание функционала и назначения кнопок пульта</w:t>
      </w:r>
      <w:r w:rsidR="0098237C">
        <w:rPr>
          <w:rFonts w:asciiTheme="minorHAnsi" w:hAnsiTheme="minorHAnsi" w:cstheme="minorBidi"/>
          <w:b/>
          <w:color w:val="1F497D"/>
          <w:sz w:val="24"/>
        </w:rPr>
        <w:t xml:space="preserve"> есть в комплектации с </w:t>
      </w:r>
      <w:r w:rsidR="0098237C">
        <w:rPr>
          <w:rFonts w:asciiTheme="minorHAnsi" w:hAnsiTheme="minorHAnsi" w:cstheme="minorBidi"/>
          <w:b/>
          <w:color w:val="1F497D"/>
          <w:sz w:val="24"/>
          <w:lang w:val="en-US"/>
        </w:rPr>
        <w:t>TV</w:t>
      </w:r>
      <w:r w:rsidR="0098237C">
        <w:rPr>
          <w:rFonts w:asciiTheme="minorHAnsi" w:hAnsiTheme="minorHAnsi" w:cstheme="minorBidi"/>
          <w:b/>
          <w:color w:val="1F497D"/>
          <w:sz w:val="24"/>
        </w:rPr>
        <w:t xml:space="preserve"> приставкой.  </w:t>
      </w:r>
    </w:p>
    <w:p w14:paraId="18C3FDB2" w14:textId="77777777" w:rsidR="0054330A" w:rsidRPr="0098237C" w:rsidRDefault="0054330A" w:rsidP="0054330A">
      <w:pPr>
        <w:pStyle w:val="1"/>
      </w:pPr>
      <w:bookmarkStart w:id="8" w:name="_Toc48300577"/>
      <w:r>
        <w:t>Установка</w:t>
      </w:r>
      <w:r w:rsidRPr="0098237C">
        <w:t xml:space="preserve"> </w:t>
      </w:r>
      <w:r>
        <w:t>приложения</w:t>
      </w:r>
      <w:r w:rsidRPr="0098237C">
        <w:t xml:space="preserve"> </w:t>
      </w:r>
      <w:r w:rsidR="0098237C">
        <w:rPr>
          <w:lang w:val="en-US"/>
        </w:rPr>
        <w:t>TV</w:t>
      </w:r>
      <w:r w:rsidR="0098237C">
        <w:t xml:space="preserve"> Интернет дома 2.0</w:t>
      </w:r>
      <w:r w:rsidRPr="0098237C">
        <w:t xml:space="preserve"> </w:t>
      </w:r>
      <w:r>
        <w:t>на</w:t>
      </w:r>
      <w:r w:rsidRPr="0098237C">
        <w:t xml:space="preserve"> </w:t>
      </w:r>
      <w:r>
        <w:rPr>
          <w:lang w:val="en-US"/>
        </w:rPr>
        <w:t>Smart</w:t>
      </w:r>
      <w:r w:rsidRPr="0098237C">
        <w:t xml:space="preserve"> </w:t>
      </w:r>
      <w:r>
        <w:rPr>
          <w:lang w:val="en-US"/>
        </w:rPr>
        <w:t>TV</w:t>
      </w:r>
      <w:r w:rsidRPr="0098237C">
        <w:t xml:space="preserve"> </w:t>
      </w:r>
      <w:r>
        <w:rPr>
          <w:lang w:val="en-US"/>
        </w:rPr>
        <w:t>LG</w:t>
      </w:r>
      <w:r w:rsidRPr="0098237C">
        <w:t xml:space="preserve">, </w:t>
      </w:r>
      <w:r>
        <w:rPr>
          <w:lang w:val="en-US"/>
        </w:rPr>
        <w:t>Samsung</w:t>
      </w:r>
      <w:r w:rsidRPr="0098237C">
        <w:t xml:space="preserve">, </w:t>
      </w:r>
      <w:r>
        <w:rPr>
          <w:lang w:val="en-US"/>
        </w:rPr>
        <w:t>Android</w:t>
      </w:r>
      <w:r w:rsidRPr="0098237C">
        <w:t xml:space="preserve"> </w:t>
      </w:r>
      <w:r>
        <w:rPr>
          <w:lang w:val="en-US"/>
        </w:rPr>
        <w:t>TV</w:t>
      </w:r>
      <w:bookmarkEnd w:id="8"/>
    </w:p>
    <w:p w14:paraId="31E84FCF" w14:textId="77777777" w:rsidR="0054330A" w:rsidRPr="0098237C" w:rsidRDefault="0054330A" w:rsidP="0054330A">
      <w:pPr>
        <w:rPr>
          <w:rFonts w:asciiTheme="minorHAnsi" w:hAnsiTheme="minorHAnsi" w:cstheme="minorBidi"/>
          <w:color w:val="1F497D"/>
          <w:sz w:val="24"/>
        </w:rPr>
      </w:pPr>
    </w:p>
    <w:p w14:paraId="384A903E" w14:textId="77777777" w:rsidR="0054330A" w:rsidRDefault="0098237C" w:rsidP="0054330A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Сервис</w:t>
      </w:r>
      <w:r w:rsidR="0054330A">
        <w:rPr>
          <w:rFonts w:asciiTheme="minorHAnsi" w:hAnsiTheme="minorHAnsi" w:cstheme="minorBidi"/>
          <w:color w:val="1F497D"/>
          <w:sz w:val="24"/>
        </w:rPr>
        <w:t xml:space="preserve"> можно использовать, установив приложение на </w:t>
      </w:r>
      <w:r w:rsidR="0054330A">
        <w:rPr>
          <w:rFonts w:asciiTheme="minorHAnsi" w:hAnsiTheme="minorHAnsi" w:cstheme="minorBidi"/>
          <w:color w:val="1F497D"/>
          <w:sz w:val="24"/>
          <w:lang w:val="en-US"/>
        </w:rPr>
        <w:t>Smart</w:t>
      </w:r>
      <w:r w:rsidR="0054330A" w:rsidRPr="0054330A">
        <w:rPr>
          <w:rFonts w:asciiTheme="minorHAnsi" w:hAnsiTheme="minorHAnsi" w:cstheme="minorBidi"/>
          <w:color w:val="1F497D"/>
          <w:sz w:val="24"/>
        </w:rPr>
        <w:t xml:space="preserve"> </w:t>
      </w:r>
      <w:r w:rsidR="0054330A">
        <w:rPr>
          <w:rFonts w:asciiTheme="minorHAnsi" w:hAnsiTheme="minorHAnsi" w:cstheme="minorBidi"/>
          <w:color w:val="1F497D"/>
          <w:sz w:val="24"/>
          <w:lang w:val="en-US"/>
        </w:rPr>
        <w:t>TV</w:t>
      </w:r>
      <w:r w:rsidR="0054330A" w:rsidRPr="00D509C8">
        <w:rPr>
          <w:rFonts w:asciiTheme="minorHAnsi" w:hAnsiTheme="minorHAnsi" w:cstheme="minorBidi"/>
          <w:color w:val="1F497D"/>
          <w:sz w:val="24"/>
        </w:rPr>
        <w:t>.</w:t>
      </w:r>
    </w:p>
    <w:p w14:paraId="1F8C5E69" w14:textId="77777777" w:rsidR="008C0C96" w:rsidRPr="008C0C96" w:rsidRDefault="008C0C96" w:rsidP="0054330A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Для установки приложения необходимо на </w:t>
      </w:r>
      <w:r>
        <w:rPr>
          <w:rFonts w:asciiTheme="minorHAnsi" w:hAnsiTheme="minorHAnsi" w:cstheme="minorBidi"/>
          <w:color w:val="1F497D"/>
          <w:sz w:val="24"/>
          <w:lang w:val="en-US"/>
        </w:rPr>
        <w:t>Smart</w:t>
      </w:r>
      <w:r w:rsidRPr="008C0C96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телевизоре зайти в магазин приложений, и поиском найти приложение с названием «</w:t>
      </w:r>
      <w:r w:rsidR="0098237C">
        <w:rPr>
          <w:rFonts w:asciiTheme="minorHAnsi" w:hAnsiTheme="minorHAnsi" w:cstheme="minorBidi"/>
          <w:color w:val="1F497D"/>
          <w:sz w:val="24"/>
          <w:lang w:val="en-US"/>
        </w:rPr>
        <w:t>TV</w:t>
      </w:r>
      <w:r w:rsidR="0098237C">
        <w:rPr>
          <w:rFonts w:asciiTheme="minorHAnsi" w:hAnsiTheme="minorHAnsi" w:cstheme="minorBidi"/>
          <w:color w:val="1F497D"/>
          <w:sz w:val="24"/>
        </w:rPr>
        <w:t xml:space="preserve"> Интернет Дома 2.0</w:t>
      </w:r>
      <w:r>
        <w:rPr>
          <w:rFonts w:asciiTheme="minorHAnsi" w:hAnsiTheme="minorHAnsi" w:cstheme="minorBidi"/>
          <w:color w:val="1F497D"/>
          <w:sz w:val="24"/>
        </w:rPr>
        <w:t>».</w:t>
      </w:r>
    </w:p>
    <w:p w14:paraId="670EAB59" w14:textId="77777777" w:rsidR="0054330A" w:rsidRDefault="0054330A" w:rsidP="0054330A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Поддерживаются следующие </w:t>
      </w:r>
      <w:proofErr w:type="spellStart"/>
      <w:r>
        <w:rPr>
          <w:rFonts w:asciiTheme="minorHAnsi" w:hAnsiTheme="minorHAnsi" w:cstheme="minorBidi"/>
          <w:color w:val="1F497D"/>
          <w:sz w:val="24"/>
        </w:rPr>
        <w:t>вендоры</w:t>
      </w:r>
      <w:proofErr w:type="spellEnd"/>
      <w:r>
        <w:rPr>
          <w:rFonts w:asciiTheme="minorHAnsi" w:hAnsiTheme="minorHAnsi" w:cstheme="minorBidi"/>
          <w:color w:val="1F497D"/>
          <w:sz w:val="24"/>
        </w:rPr>
        <w:t xml:space="preserve"> телевизоров:</w:t>
      </w:r>
    </w:p>
    <w:p w14:paraId="38D060EE" w14:textId="77777777" w:rsidR="0054330A" w:rsidRDefault="0054330A" w:rsidP="0054330A">
      <w:pPr>
        <w:pStyle w:val="a3"/>
        <w:numPr>
          <w:ilvl w:val="0"/>
          <w:numId w:val="27"/>
        </w:num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  <w:lang w:val="en-US"/>
        </w:rPr>
        <w:t>LG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– </w:t>
      </w:r>
      <w:r>
        <w:rPr>
          <w:rFonts w:asciiTheme="minorHAnsi" w:hAnsiTheme="minorHAnsi" w:cstheme="minorBidi"/>
          <w:color w:val="1F497D"/>
          <w:sz w:val="24"/>
        </w:rPr>
        <w:t xml:space="preserve">модельные года с 2016 и далее, операционная система телевизора </w:t>
      </w:r>
      <w:r>
        <w:rPr>
          <w:rFonts w:asciiTheme="minorHAnsi" w:hAnsiTheme="minorHAnsi" w:cstheme="minorBidi"/>
          <w:color w:val="1F497D"/>
          <w:sz w:val="24"/>
          <w:lang w:val="en-US"/>
        </w:rPr>
        <w:t>Web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lang w:val="en-US"/>
        </w:rPr>
        <w:t>OS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3.0 </w:t>
      </w:r>
      <w:r>
        <w:rPr>
          <w:rFonts w:asciiTheme="minorHAnsi" w:hAnsiTheme="minorHAnsi" w:cstheme="minorBidi"/>
          <w:color w:val="1F497D"/>
          <w:sz w:val="24"/>
        </w:rPr>
        <w:t xml:space="preserve">и выше. </w:t>
      </w:r>
    </w:p>
    <w:p w14:paraId="2D235E02" w14:textId="77777777" w:rsidR="0054330A" w:rsidRDefault="0054330A" w:rsidP="0054330A">
      <w:pPr>
        <w:pStyle w:val="a3"/>
        <w:numPr>
          <w:ilvl w:val="0"/>
          <w:numId w:val="27"/>
        </w:num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  <w:lang w:val="en-US"/>
        </w:rPr>
        <w:t>Samsung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– </w:t>
      </w:r>
      <w:r>
        <w:rPr>
          <w:rFonts w:asciiTheme="minorHAnsi" w:hAnsiTheme="minorHAnsi" w:cstheme="minorBidi"/>
          <w:color w:val="1F497D"/>
          <w:sz w:val="24"/>
        </w:rPr>
        <w:t xml:space="preserve">модельные года с 2016 и выше, операционная система телевизора </w:t>
      </w:r>
      <w:proofErr w:type="spellStart"/>
      <w:r>
        <w:rPr>
          <w:rFonts w:asciiTheme="minorHAnsi" w:hAnsiTheme="minorHAnsi" w:cstheme="minorBidi"/>
          <w:color w:val="1F497D"/>
          <w:sz w:val="24"/>
          <w:lang w:val="en-US"/>
        </w:rPr>
        <w:t>Tizen</w:t>
      </w:r>
      <w:proofErr w:type="spellEnd"/>
      <w:r w:rsidRPr="0054330A">
        <w:rPr>
          <w:rFonts w:asciiTheme="minorHAnsi" w:hAnsiTheme="minorHAnsi" w:cstheme="minorBidi"/>
          <w:color w:val="1F497D"/>
          <w:sz w:val="24"/>
        </w:rPr>
        <w:t xml:space="preserve"> 2.4 </w:t>
      </w:r>
      <w:r>
        <w:rPr>
          <w:rFonts w:asciiTheme="minorHAnsi" w:hAnsiTheme="minorHAnsi" w:cstheme="minorBidi"/>
          <w:color w:val="1F497D"/>
          <w:sz w:val="24"/>
        </w:rPr>
        <w:t>и выше.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40DA3A82" w14:textId="77777777" w:rsidR="0054330A" w:rsidRDefault="0054330A" w:rsidP="0054330A">
      <w:pPr>
        <w:pStyle w:val="a3"/>
        <w:numPr>
          <w:ilvl w:val="0"/>
          <w:numId w:val="27"/>
        </w:num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Устройства с операционной системой </w:t>
      </w:r>
      <w:r>
        <w:rPr>
          <w:rFonts w:asciiTheme="minorHAnsi" w:hAnsiTheme="minorHAnsi" w:cstheme="minorBidi"/>
          <w:color w:val="1F497D"/>
          <w:sz w:val="24"/>
          <w:lang w:val="en-US"/>
        </w:rPr>
        <w:t>Android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lang w:val="en-US"/>
        </w:rPr>
        <w:t>TV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6.0 </w:t>
      </w:r>
      <w:r>
        <w:rPr>
          <w:rFonts w:asciiTheme="minorHAnsi" w:hAnsiTheme="minorHAnsi" w:cstheme="minorBidi"/>
          <w:color w:val="1F497D"/>
          <w:sz w:val="24"/>
        </w:rPr>
        <w:t xml:space="preserve">и выше. К примеру, телевизоры </w:t>
      </w:r>
      <w:r>
        <w:rPr>
          <w:rFonts w:asciiTheme="minorHAnsi" w:hAnsiTheme="minorHAnsi" w:cstheme="minorBidi"/>
          <w:color w:val="1F497D"/>
          <w:sz w:val="24"/>
          <w:lang w:val="en-US"/>
        </w:rPr>
        <w:t>Sony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, </w:t>
      </w:r>
      <w:r>
        <w:rPr>
          <w:rFonts w:asciiTheme="minorHAnsi" w:hAnsiTheme="minorHAnsi" w:cstheme="minorBidi"/>
          <w:color w:val="1F497D"/>
          <w:sz w:val="24"/>
          <w:lang w:val="en-US"/>
        </w:rPr>
        <w:t>Panasonic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, </w:t>
      </w:r>
      <w:r>
        <w:rPr>
          <w:rFonts w:asciiTheme="minorHAnsi" w:hAnsiTheme="minorHAnsi" w:cstheme="minorBidi"/>
          <w:color w:val="1F497D"/>
          <w:sz w:val="24"/>
          <w:lang w:val="en-US"/>
        </w:rPr>
        <w:t>Phillips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с ОС </w:t>
      </w:r>
      <w:r>
        <w:rPr>
          <w:rFonts w:asciiTheme="minorHAnsi" w:hAnsiTheme="minorHAnsi" w:cstheme="minorBidi"/>
          <w:color w:val="1F497D"/>
          <w:sz w:val="24"/>
          <w:lang w:val="en-US"/>
        </w:rPr>
        <w:t>Android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lang w:val="en-US"/>
        </w:rPr>
        <w:t>TV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, </w:t>
      </w:r>
      <w:r>
        <w:rPr>
          <w:rFonts w:asciiTheme="minorHAnsi" w:hAnsiTheme="minorHAnsi" w:cstheme="minorBidi"/>
          <w:color w:val="1F497D"/>
          <w:sz w:val="24"/>
        </w:rPr>
        <w:t xml:space="preserve">приставки </w:t>
      </w:r>
      <w:r>
        <w:rPr>
          <w:rFonts w:asciiTheme="minorHAnsi" w:hAnsiTheme="minorHAnsi" w:cstheme="minorBidi"/>
          <w:color w:val="1F497D"/>
          <w:sz w:val="24"/>
          <w:lang w:val="en-US"/>
        </w:rPr>
        <w:t>Xiaomi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(</w:t>
      </w:r>
      <w:proofErr w:type="spellStart"/>
      <w:r>
        <w:rPr>
          <w:rFonts w:asciiTheme="minorHAnsi" w:hAnsiTheme="minorHAnsi" w:cstheme="minorBidi"/>
          <w:color w:val="1F497D"/>
          <w:sz w:val="24"/>
          <w:lang w:val="en-US"/>
        </w:rPr>
        <w:t>Mi</w:t>
      </w:r>
      <w:proofErr w:type="spellEnd"/>
      <w:r w:rsidRPr="0054330A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lang w:val="en-US"/>
        </w:rPr>
        <w:t>Box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 3, 4, </w:t>
      </w:r>
      <w:r>
        <w:rPr>
          <w:rFonts w:asciiTheme="minorHAnsi" w:hAnsiTheme="minorHAnsi" w:cstheme="minorBidi"/>
          <w:color w:val="1F497D"/>
          <w:sz w:val="24"/>
          <w:lang w:val="en-US"/>
        </w:rPr>
        <w:t>S</w:t>
      </w:r>
      <w:r w:rsidRPr="0054330A">
        <w:rPr>
          <w:rFonts w:asciiTheme="minorHAnsi" w:hAnsiTheme="minorHAnsi" w:cstheme="minorBidi"/>
          <w:color w:val="1F497D"/>
          <w:sz w:val="24"/>
        </w:rPr>
        <w:t xml:space="preserve">, …) </w:t>
      </w:r>
      <w:r>
        <w:rPr>
          <w:rFonts w:asciiTheme="minorHAnsi" w:hAnsiTheme="minorHAnsi" w:cstheme="minorBidi"/>
          <w:color w:val="1F497D"/>
          <w:sz w:val="24"/>
        </w:rPr>
        <w:t xml:space="preserve">и многие </w:t>
      </w:r>
      <w:hyperlink r:id="rId18" w:history="1">
        <w:r w:rsidRPr="0098237C">
          <w:rPr>
            <w:rStyle w:val="ab"/>
            <w:rFonts w:asciiTheme="minorHAnsi" w:hAnsiTheme="minorHAnsi" w:cstheme="minorBidi"/>
            <w:sz w:val="24"/>
          </w:rPr>
          <w:t>другие</w:t>
        </w:r>
      </w:hyperlink>
      <w:r>
        <w:rPr>
          <w:rFonts w:asciiTheme="minorHAnsi" w:hAnsiTheme="minorHAnsi" w:cstheme="minorBidi"/>
          <w:color w:val="1F497D"/>
          <w:sz w:val="24"/>
        </w:rPr>
        <w:t>.</w:t>
      </w:r>
      <w:r w:rsidR="0098237C"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0F036785" w14:textId="77777777" w:rsidR="0003511B" w:rsidRDefault="0003511B" w:rsidP="0003511B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ВНИМАНИЕ!</w:t>
      </w:r>
    </w:p>
    <w:p w14:paraId="10A70813" w14:textId="77777777" w:rsidR="0003511B" w:rsidRPr="005C1B50" w:rsidRDefault="0003511B" w:rsidP="0003511B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После установки приложения, необходимо зайти в раздел «Настройки» -</w:t>
      </w:r>
      <w:r w:rsidRPr="0003511B">
        <w:rPr>
          <w:rFonts w:asciiTheme="minorHAnsi" w:hAnsiTheme="minorHAnsi" w:cstheme="minorBidi"/>
          <w:color w:val="1F497D"/>
          <w:sz w:val="24"/>
        </w:rPr>
        <w:t xml:space="preserve">&gt; </w:t>
      </w:r>
      <w:r>
        <w:rPr>
          <w:rFonts w:asciiTheme="minorHAnsi" w:hAnsiTheme="minorHAnsi" w:cstheme="minorBidi"/>
          <w:color w:val="1F497D"/>
          <w:sz w:val="24"/>
        </w:rPr>
        <w:t>«Войти» и пройти авторизацию, введя логин и пароль.</w:t>
      </w:r>
    </w:p>
    <w:p w14:paraId="72ED8190" w14:textId="77777777" w:rsidR="0003511B" w:rsidRPr="0003511B" w:rsidRDefault="0003511B" w:rsidP="0003511B">
      <w:pPr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E94FC05" wp14:editId="34953F6F">
            <wp:extent cx="5940425" cy="30924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6827" w14:textId="77777777" w:rsidR="0054330A" w:rsidRDefault="0054330A" w:rsidP="0054330A">
      <w:pPr>
        <w:pStyle w:val="1"/>
        <w:numPr>
          <w:ilvl w:val="0"/>
          <w:numId w:val="0"/>
        </w:numPr>
        <w:ind w:left="574"/>
      </w:pPr>
    </w:p>
    <w:p w14:paraId="6AF856F0" w14:textId="77777777" w:rsidR="00663CD1" w:rsidRDefault="00DA2082" w:rsidP="00F51733">
      <w:pPr>
        <w:pStyle w:val="1"/>
      </w:pPr>
      <w:bookmarkStart w:id="9" w:name="_Toc48300578"/>
      <w:r>
        <w:t>Вопросы-ответы</w:t>
      </w:r>
      <w:bookmarkEnd w:id="9"/>
    </w:p>
    <w:p w14:paraId="542C2CEC" w14:textId="77777777" w:rsidR="00DA2082" w:rsidRPr="00DA2082" w:rsidRDefault="00DA2082" w:rsidP="00610E99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Theme="minorHAnsi" w:hAnsiTheme="minorHAnsi" w:cstheme="minorBidi"/>
          <w:i/>
          <w:color w:val="1F497D"/>
          <w:sz w:val="24"/>
        </w:rPr>
      </w:pPr>
      <w:r>
        <w:rPr>
          <w:rFonts w:asciiTheme="minorHAnsi" w:hAnsiTheme="minorHAnsi" w:cstheme="minorBidi"/>
          <w:i/>
          <w:color w:val="1F497D"/>
          <w:sz w:val="24"/>
        </w:rPr>
        <w:t xml:space="preserve">Какое подключение использовать при подключении приставки </w:t>
      </w:r>
      <w:r>
        <w:rPr>
          <w:rFonts w:asciiTheme="minorHAnsi" w:hAnsiTheme="minorHAnsi" w:cstheme="minorBidi"/>
          <w:i/>
          <w:color w:val="1F497D"/>
          <w:sz w:val="24"/>
          <w:lang w:val="en-US"/>
        </w:rPr>
        <w:t>TVE</w:t>
      </w:r>
      <w:r w:rsidRPr="00DA2082">
        <w:rPr>
          <w:rFonts w:asciiTheme="minorHAnsi" w:hAnsiTheme="minorHAnsi" w:cstheme="minorBidi"/>
          <w:i/>
          <w:color w:val="1F497D"/>
          <w:sz w:val="24"/>
        </w:rPr>
        <w:t xml:space="preserve">, </w:t>
      </w:r>
      <w:r>
        <w:rPr>
          <w:rFonts w:asciiTheme="minorHAnsi" w:hAnsiTheme="minorHAnsi" w:cstheme="minorBidi"/>
          <w:i/>
          <w:color w:val="1F497D"/>
          <w:sz w:val="24"/>
        </w:rPr>
        <w:t>кабель (</w:t>
      </w:r>
      <w:r>
        <w:rPr>
          <w:rFonts w:asciiTheme="minorHAnsi" w:hAnsiTheme="minorHAnsi" w:cstheme="minorBidi"/>
          <w:i/>
          <w:color w:val="1F497D"/>
          <w:sz w:val="24"/>
          <w:lang w:val="en-US"/>
        </w:rPr>
        <w:t>LAN</w:t>
      </w:r>
      <w:r w:rsidRPr="00DA2082">
        <w:rPr>
          <w:rFonts w:asciiTheme="minorHAnsi" w:hAnsiTheme="minorHAnsi" w:cstheme="minorBidi"/>
          <w:i/>
          <w:color w:val="1F497D"/>
          <w:sz w:val="24"/>
        </w:rPr>
        <w:t xml:space="preserve">) </w:t>
      </w:r>
      <w:r>
        <w:rPr>
          <w:rFonts w:asciiTheme="minorHAnsi" w:hAnsiTheme="minorHAnsi" w:cstheme="minorBidi"/>
          <w:i/>
          <w:color w:val="1F497D"/>
          <w:sz w:val="24"/>
        </w:rPr>
        <w:t xml:space="preserve">или </w:t>
      </w:r>
      <w:proofErr w:type="spellStart"/>
      <w:r>
        <w:rPr>
          <w:rFonts w:asciiTheme="minorHAnsi" w:hAnsiTheme="minorHAnsi" w:cstheme="minorBidi"/>
          <w:i/>
          <w:color w:val="1F497D"/>
          <w:sz w:val="24"/>
          <w:lang w:val="en-US"/>
        </w:rPr>
        <w:t>WiFi</w:t>
      </w:r>
      <w:proofErr w:type="spellEnd"/>
      <w:r w:rsidRPr="00DA2082">
        <w:rPr>
          <w:rFonts w:asciiTheme="minorHAnsi" w:hAnsiTheme="minorHAnsi" w:cstheme="minorBidi"/>
          <w:i/>
          <w:color w:val="1F497D"/>
          <w:sz w:val="24"/>
        </w:rPr>
        <w:t>?</w:t>
      </w:r>
    </w:p>
    <w:p w14:paraId="3DC43DC4" w14:textId="77777777" w:rsidR="00DA2082" w:rsidRPr="00DA2082" w:rsidRDefault="00DA2082" w:rsidP="00DA2082">
      <w:pPr>
        <w:pStyle w:val="a3"/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A2082">
        <w:rPr>
          <w:rFonts w:asciiTheme="minorHAnsi" w:hAnsiTheme="minorHAnsi" w:cstheme="minorBidi"/>
          <w:color w:val="1F497D"/>
          <w:sz w:val="24"/>
        </w:rPr>
        <w:t xml:space="preserve">ОТВЕТ: </w:t>
      </w:r>
      <w:r w:rsidRPr="00A60A96">
        <w:rPr>
          <w:rFonts w:asciiTheme="minorHAnsi" w:hAnsiTheme="minorHAnsi" w:cstheme="minorBidi"/>
          <w:b/>
          <w:color w:val="FF0000"/>
          <w:sz w:val="24"/>
          <w:u w:val="single"/>
        </w:rPr>
        <w:t>НАСТОЯТЕЛЬНО рекомендуется подключать все приставки по проводному (</w:t>
      </w:r>
      <w:r w:rsidRPr="00A60A96">
        <w:rPr>
          <w:rFonts w:asciiTheme="minorHAnsi" w:hAnsiTheme="minorHAnsi" w:cstheme="minorBidi"/>
          <w:b/>
          <w:color w:val="FF0000"/>
          <w:sz w:val="24"/>
          <w:u w:val="single"/>
          <w:lang w:val="en-US"/>
        </w:rPr>
        <w:t>LAN</w:t>
      </w:r>
      <w:r w:rsidRPr="00A60A96">
        <w:rPr>
          <w:rFonts w:asciiTheme="minorHAnsi" w:hAnsiTheme="minorHAnsi" w:cstheme="minorBidi"/>
          <w:b/>
          <w:color w:val="FF0000"/>
          <w:sz w:val="24"/>
          <w:u w:val="single"/>
        </w:rPr>
        <w:t>) подключению.</w:t>
      </w:r>
    </w:p>
    <w:p w14:paraId="2C824E7D" w14:textId="77777777" w:rsidR="00DA2082" w:rsidRPr="00DA2082" w:rsidRDefault="00DA2082" w:rsidP="00DA2082">
      <w:pPr>
        <w:pStyle w:val="a3"/>
        <w:spacing w:after="0" w:line="240" w:lineRule="auto"/>
        <w:rPr>
          <w:rFonts w:asciiTheme="minorHAnsi" w:hAnsiTheme="minorHAnsi" w:cstheme="minorBidi"/>
          <w:color w:val="1F497D"/>
          <w:sz w:val="24"/>
        </w:rPr>
      </w:pPr>
      <w:r w:rsidRPr="00DA2082">
        <w:rPr>
          <w:rFonts w:asciiTheme="minorHAnsi" w:hAnsiTheme="minorHAnsi" w:cstheme="minorBidi"/>
          <w:color w:val="1F497D"/>
          <w:sz w:val="24"/>
        </w:rPr>
        <w:t>Это позволит снизить количество обращений абонентов с жалобами на качество сигнала.</w:t>
      </w:r>
    </w:p>
    <w:p w14:paraId="1E09D36D" w14:textId="77777777" w:rsidR="00DA2082" w:rsidRPr="00D75CF9" w:rsidRDefault="00DA2082" w:rsidP="00DA2082">
      <w:pPr>
        <w:pStyle w:val="a3"/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proofErr w:type="spellStart"/>
      <w:r w:rsidRPr="00DA2082">
        <w:rPr>
          <w:rFonts w:asciiTheme="minorHAnsi" w:hAnsiTheme="minorHAnsi" w:cstheme="minorBidi"/>
          <w:b/>
          <w:color w:val="FF0000"/>
          <w:sz w:val="24"/>
          <w:u w:val="single"/>
        </w:rPr>
        <w:t>WiFi</w:t>
      </w:r>
      <w:proofErr w:type="spellEnd"/>
      <w:r w:rsidRPr="00DA2082">
        <w:rPr>
          <w:rFonts w:asciiTheme="minorHAnsi" w:hAnsiTheme="minorHAnsi" w:cstheme="minorBidi"/>
          <w:b/>
          <w:color w:val="FF0000"/>
          <w:sz w:val="24"/>
          <w:u w:val="single"/>
        </w:rPr>
        <w:t xml:space="preserve"> не является оптимальной средой для передачи ТВ сигнала</w:t>
      </w:r>
      <w:r w:rsidRPr="00DA2082">
        <w:rPr>
          <w:rFonts w:asciiTheme="minorHAnsi" w:hAnsiTheme="minorHAnsi" w:cstheme="minorBidi"/>
          <w:color w:val="1F497D"/>
          <w:sz w:val="24"/>
        </w:rPr>
        <w:t xml:space="preserve">, и должен использоваться только </w:t>
      </w:r>
      <w:r>
        <w:rPr>
          <w:rFonts w:asciiTheme="minorHAnsi" w:hAnsiTheme="minorHAnsi" w:cstheme="minorBidi"/>
          <w:color w:val="1F497D"/>
          <w:sz w:val="24"/>
        </w:rPr>
        <w:t xml:space="preserve">в случаях, </w:t>
      </w:r>
      <w:r w:rsidRPr="00DA2082">
        <w:rPr>
          <w:rFonts w:asciiTheme="minorHAnsi" w:hAnsiTheme="minorHAnsi" w:cstheme="minorBidi"/>
          <w:color w:val="1F497D"/>
          <w:sz w:val="24"/>
        </w:rPr>
        <w:t>когда проводное подключение недоступно совсем.</w:t>
      </w:r>
    </w:p>
    <w:p w14:paraId="791D3371" w14:textId="77777777" w:rsidR="00DA2082" w:rsidRPr="00DA2082" w:rsidRDefault="00DA2082" w:rsidP="00DA2082">
      <w:pPr>
        <w:pStyle w:val="a3"/>
        <w:spacing w:after="0" w:line="240" w:lineRule="auto"/>
        <w:contextualSpacing w:val="0"/>
        <w:rPr>
          <w:rFonts w:asciiTheme="minorHAnsi" w:hAnsiTheme="minorHAnsi" w:cstheme="minorBidi"/>
          <w:i/>
          <w:color w:val="1F497D"/>
          <w:sz w:val="24"/>
        </w:rPr>
      </w:pPr>
    </w:p>
    <w:p w14:paraId="704B767A" w14:textId="77777777" w:rsidR="00DA2082" w:rsidRPr="000662DC" w:rsidRDefault="00DA2082" w:rsidP="00610E99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Theme="minorHAnsi" w:hAnsiTheme="minorHAnsi" w:cstheme="minorBidi"/>
          <w:i/>
          <w:color w:val="1F497D"/>
          <w:sz w:val="24"/>
        </w:rPr>
      </w:pPr>
      <w:r w:rsidRPr="000662DC">
        <w:rPr>
          <w:rFonts w:asciiTheme="minorHAnsi" w:hAnsiTheme="minorHAnsi" w:cstheme="minorBidi"/>
          <w:i/>
          <w:color w:val="1F497D"/>
          <w:sz w:val="24"/>
        </w:rPr>
        <w:t xml:space="preserve">Какая требуется скорость интернета для работы </w:t>
      </w:r>
      <w:r w:rsidR="009434E2">
        <w:rPr>
          <w:rFonts w:asciiTheme="minorHAnsi" w:hAnsiTheme="minorHAnsi" w:cstheme="minorBidi"/>
          <w:i/>
          <w:color w:val="1F497D"/>
          <w:sz w:val="24"/>
          <w:lang w:val="en-US"/>
        </w:rPr>
        <w:t>TV</w:t>
      </w:r>
      <w:r w:rsidRPr="000662DC">
        <w:rPr>
          <w:rFonts w:asciiTheme="minorHAnsi" w:hAnsiTheme="minorHAnsi" w:cstheme="minorBidi"/>
          <w:i/>
          <w:color w:val="1F497D"/>
          <w:sz w:val="24"/>
        </w:rPr>
        <w:t>?</w:t>
      </w:r>
    </w:p>
    <w:p w14:paraId="1A0D0D0D" w14:textId="65F418E3" w:rsidR="00DA2082" w:rsidRDefault="00DA2082" w:rsidP="00DA2082">
      <w:pPr>
        <w:pStyle w:val="a3"/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 w:rsidRPr="00DA2082">
        <w:rPr>
          <w:rFonts w:asciiTheme="minorHAnsi" w:hAnsiTheme="minorHAnsi" w:cstheme="minorBidi"/>
          <w:color w:val="1F497D"/>
          <w:sz w:val="24"/>
        </w:rPr>
        <w:t>ОТВЕТ: оптимальная</w:t>
      </w:r>
      <w:r>
        <w:rPr>
          <w:rFonts w:asciiTheme="minorHAnsi" w:hAnsiTheme="minorHAnsi" w:cstheme="minorBidi"/>
          <w:color w:val="1F497D"/>
          <w:sz w:val="24"/>
        </w:rPr>
        <w:t xml:space="preserve"> скорость, на которой не будет проблем для работы сервиса </w:t>
      </w:r>
      <w:r w:rsidR="0053795C">
        <w:rPr>
          <w:rFonts w:asciiTheme="minorHAnsi" w:hAnsiTheme="minorHAnsi" w:cstheme="minorBidi"/>
          <w:color w:val="1F497D"/>
          <w:sz w:val="24"/>
        </w:rPr>
        <w:t xml:space="preserve">не менее </w:t>
      </w:r>
      <w:r w:rsidR="009434E2">
        <w:rPr>
          <w:rFonts w:asciiTheme="minorHAnsi" w:hAnsiTheme="minorHAnsi" w:cstheme="minorBidi"/>
          <w:color w:val="1F497D"/>
          <w:sz w:val="24"/>
        </w:rPr>
        <w:t>2</w:t>
      </w:r>
      <w:r>
        <w:rPr>
          <w:rFonts w:asciiTheme="minorHAnsi" w:hAnsiTheme="minorHAnsi" w:cstheme="minorBidi"/>
          <w:color w:val="1F497D"/>
          <w:sz w:val="24"/>
        </w:rPr>
        <w:t xml:space="preserve">0 </w:t>
      </w:r>
      <w:r>
        <w:rPr>
          <w:rFonts w:asciiTheme="minorHAnsi" w:hAnsiTheme="minorHAnsi" w:cstheme="minorBidi"/>
          <w:color w:val="1F497D"/>
          <w:sz w:val="24"/>
          <w:lang w:val="en-US"/>
        </w:rPr>
        <w:t>Mbps</w:t>
      </w:r>
      <w:r>
        <w:rPr>
          <w:rFonts w:asciiTheme="minorHAnsi" w:hAnsiTheme="minorHAnsi" w:cstheme="minorBidi"/>
          <w:color w:val="1F497D"/>
          <w:sz w:val="24"/>
        </w:rPr>
        <w:t xml:space="preserve">. Приставка может работать и при меньшей скорости соединения, но будет выбираться худшее качество вещаемого канала (т.н. адаптивный </w:t>
      </w:r>
      <w:proofErr w:type="spellStart"/>
      <w:r>
        <w:rPr>
          <w:rFonts w:asciiTheme="minorHAnsi" w:hAnsiTheme="minorHAnsi" w:cstheme="minorBidi"/>
          <w:color w:val="1F497D"/>
          <w:sz w:val="24"/>
        </w:rPr>
        <w:t>битрейт</w:t>
      </w:r>
      <w:proofErr w:type="spellEnd"/>
      <w:r>
        <w:rPr>
          <w:rFonts w:asciiTheme="minorHAnsi" w:hAnsiTheme="minorHAnsi" w:cstheme="minorBidi"/>
          <w:color w:val="1F497D"/>
          <w:sz w:val="24"/>
        </w:rPr>
        <w:t>), однако в этом случае возможны жалобы клиента на качество картинки</w:t>
      </w:r>
      <w:r w:rsidR="00107549">
        <w:rPr>
          <w:rFonts w:asciiTheme="minorHAnsi" w:hAnsiTheme="minorHAnsi" w:cstheme="minorBidi"/>
          <w:color w:val="1F497D"/>
          <w:sz w:val="24"/>
        </w:rPr>
        <w:t xml:space="preserve"> и скорость переключения каналов</w:t>
      </w:r>
      <w:r>
        <w:rPr>
          <w:rFonts w:asciiTheme="minorHAnsi" w:hAnsiTheme="minorHAnsi" w:cstheme="minorBidi"/>
          <w:color w:val="1F497D"/>
          <w:sz w:val="24"/>
        </w:rPr>
        <w:t xml:space="preserve">! </w:t>
      </w:r>
    </w:p>
    <w:p w14:paraId="01BA6067" w14:textId="1C88A7F5" w:rsidR="00DA2082" w:rsidRDefault="00DA2082" w:rsidP="00DA2082">
      <w:pPr>
        <w:pStyle w:val="a3"/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Вывод: если после замера скорости у клиента от роу</w:t>
      </w:r>
      <w:r w:rsidR="009434E2">
        <w:rPr>
          <w:rFonts w:asciiTheme="minorHAnsi" w:hAnsiTheme="minorHAnsi" w:cstheme="minorBidi"/>
          <w:color w:val="1F497D"/>
          <w:sz w:val="24"/>
        </w:rPr>
        <w:t>тера по кабелю выдается меньше 2</w:t>
      </w:r>
      <w:r>
        <w:rPr>
          <w:rFonts w:asciiTheme="minorHAnsi" w:hAnsiTheme="minorHAnsi" w:cstheme="minorBidi"/>
          <w:color w:val="1F497D"/>
          <w:sz w:val="24"/>
        </w:rPr>
        <w:t>0</w:t>
      </w:r>
      <w:r w:rsidR="009161B9" w:rsidRPr="009161B9">
        <w:rPr>
          <w:rFonts w:asciiTheme="minorHAnsi" w:hAnsiTheme="minorHAnsi" w:cstheme="minorBidi"/>
          <w:color w:val="1F497D"/>
          <w:sz w:val="24"/>
        </w:rPr>
        <w:t xml:space="preserve"> </w:t>
      </w:r>
      <w:r w:rsidR="009161B9">
        <w:rPr>
          <w:rFonts w:asciiTheme="minorHAnsi" w:hAnsiTheme="minorHAnsi" w:cstheme="minorBidi"/>
          <w:color w:val="1F497D"/>
          <w:sz w:val="24"/>
          <w:lang w:val="en-US"/>
        </w:rPr>
        <w:t>Mbps</w:t>
      </w:r>
      <w:r>
        <w:rPr>
          <w:rFonts w:asciiTheme="minorHAnsi" w:hAnsiTheme="minorHAnsi" w:cstheme="minorBidi"/>
          <w:color w:val="1F497D"/>
          <w:sz w:val="24"/>
        </w:rPr>
        <w:t xml:space="preserve"> – необходимо р</w:t>
      </w:r>
      <w:r w:rsidR="002C4A2E">
        <w:rPr>
          <w:rFonts w:asciiTheme="minorHAnsi" w:hAnsiTheme="minorHAnsi" w:cstheme="minorBidi"/>
          <w:color w:val="1F497D"/>
          <w:sz w:val="24"/>
        </w:rPr>
        <w:t xml:space="preserve">азбираться с этой проблемой согласно </w:t>
      </w:r>
      <w:r w:rsidR="0053795C">
        <w:rPr>
          <w:rFonts w:asciiTheme="minorHAnsi" w:hAnsiTheme="minorHAnsi" w:cstheme="minorBidi"/>
          <w:color w:val="1F497D"/>
          <w:sz w:val="24"/>
        </w:rPr>
        <w:t xml:space="preserve">инструкции </w:t>
      </w:r>
    </w:p>
    <w:p w14:paraId="6610F721" w14:textId="77777777" w:rsidR="00DA2082" w:rsidRDefault="00DA2082" w:rsidP="00DA2082">
      <w:pPr>
        <w:ind w:left="720"/>
        <w:rPr>
          <w:rFonts w:asciiTheme="minorHAnsi" w:hAnsiTheme="minorHAnsi" w:cstheme="minorBidi"/>
          <w:color w:val="1F497D"/>
          <w:sz w:val="24"/>
        </w:rPr>
      </w:pPr>
    </w:p>
    <w:p w14:paraId="33E5912C" w14:textId="77777777" w:rsidR="00DA2082" w:rsidRDefault="00DA2082" w:rsidP="00610E99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Theme="minorHAnsi" w:hAnsiTheme="minorHAnsi" w:cstheme="minorBidi"/>
          <w:i/>
          <w:color w:val="1F497D"/>
          <w:sz w:val="24"/>
        </w:rPr>
      </w:pPr>
      <w:r w:rsidRPr="004E473F">
        <w:rPr>
          <w:rFonts w:asciiTheme="minorHAnsi" w:hAnsiTheme="minorHAnsi" w:cstheme="minorBidi"/>
          <w:i/>
          <w:color w:val="1F497D"/>
          <w:sz w:val="24"/>
        </w:rPr>
        <w:t>Прошивка очень долго грузится – более указанного в инструкции времени</w:t>
      </w:r>
      <w:r>
        <w:rPr>
          <w:rFonts w:asciiTheme="minorHAnsi" w:hAnsiTheme="minorHAnsi" w:cstheme="minorBidi"/>
          <w:i/>
          <w:color w:val="1F497D"/>
          <w:sz w:val="24"/>
        </w:rPr>
        <w:t>. Что делать?</w:t>
      </w:r>
    </w:p>
    <w:p w14:paraId="08FF09D9" w14:textId="41A015C8" w:rsidR="00DA2082" w:rsidRDefault="009161B9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lastRenderedPageBreak/>
        <w:t xml:space="preserve">ОТВЕТ: </w:t>
      </w:r>
      <w:r w:rsidR="00DA2082">
        <w:rPr>
          <w:rFonts w:asciiTheme="minorHAnsi" w:hAnsiTheme="minorHAnsi" w:cstheme="minorBidi"/>
          <w:color w:val="1F497D"/>
          <w:sz w:val="24"/>
        </w:rPr>
        <w:t>Если после замера скорости интернета на компьютере видно, что проблем с самим интернетом нет, необходимо обратиться в техподдержку</w:t>
      </w:r>
      <w:r w:rsidR="002C4A2E">
        <w:rPr>
          <w:rFonts w:asciiTheme="minorHAnsi" w:hAnsiTheme="minorHAnsi" w:cstheme="minorBidi"/>
          <w:color w:val="1F497D"/>
          <w:sz w:val="24"/>
        </w:rPr>
        <w:t xml:space="preserve"> (группы </w:t>
      </w:r>
      <w:r w:rsidR="002C4A2E">
        <w:rPr>
          <w:rFonts w:asciiTheme="minorHAnsi" w:hAnsiTheme="minorHAnsi" w:cstheme="minorBidi"/>
          <w:color w:val="1F497D"/>
          <w:sz w:val="24"/>
          <w:lang w:val="en-US"/>
        </w:rPr>
        <w:t>WhatsApp</w:t>
      </w:r>
      <w:r w:rsidR="002C4A2E" w:rsidRPr="002C4A2E">
        <w:rPr>
          <w:rFonts w:asciiTheme="minorHAnsi" w:hAnsiTheme="minorHAnsi" w:cstheme="minorBidi"/>
          <w:color w:val="1F497D"/>
          <w:sz w:val="24"/>
        </w:rPr>
        <w:t xml:space="preserve"> </w:t>
      </w:r>
      <w:r w:rsidR="002C4A2E">
        <w:rPr>
          <w:rFonts w:asciiTheme="minorHAnsi" w:hAnsiTheme="minorHAnsi" w:cstheme="minorBidi"/>
          <w:color w:val="1F497D"/>
          <w:sz w:val="24"/>
        </w:rPr>
        <w:t>или</w:t>
      </w:r>
      <w:r w:rsidR="0053795C">
        <w:rPr>
          <w:rFonts w:asciiTheme="minorHAnsi" w:hAnsiTheme="minorHAnsi" w:cstheme="minorBidi"/>
          <w:color w:val="1F497D"/>
          <w:sz w:val="24"/>
        </w:rPr>
        <w:t xml:space="preserve"> </w:t>
      </w:r>
      <w:r w:rsidR="002C4A2E">
        <w:rPr>
          <w:rFonts w:asciiTheme="minorHAnsi" w:hAnsiTheme="minorHAnsi" w:cstheme="minorBidi"/>
          <w:color w:val="1F497D"/>
          <w:sz w:val="24"/>
        </w:rPr>
        <w:t>Т</w:t>
      </w:r>
      <w:proofErr w:type="spellStart"/>
      <w:r w:rsidR="002C4A2E">
        <w:rPr>
          <w:rFonts w:asciiTheme="minorHAnsi" w:hAnsiTheme="minorHAnsi" w:cstheme="minorBidi"/>
          <w:color w:val="1F497D"/>
          <w:sz w:val="24"/>
          <w:lang w:val="en-US"/>
        </w:rPr>
        <w:t>elegram</w:t>
      </w:r>
      <w:proofErr w:type="spellEnd"/>
      <w:r w:rsidR="002C4A2E">
        <w:rPr>
          <w:rFonts w:asciiTheme="minorHAnsi" w:hAnsiTheme="minorHAnsi" w:cstheme="minorBidi"/>
          <w:color w:val="1F497D"/>
          <w:sz w:val="24"/>
        </w:rPr>
        <w:t>)</w:t>
      </w:r>
      <w:r w:rsidR="00DA2082">
        <w:rPr>
          <w:rFonts w:asciiTheme="minorHAnsi" w:hAnsiTheme="minorHAnsi" w:cstheme="minorBidi"/>
          <w:color w:val="1F497D"/>
          <w:sz w:val="24"/>
        </w:rPr>
        <w:t xml:space="preserve"> для проведения диагностики. Инженеры проверят</w:t>
      </w:r>
      <w:r>
        <w:rPr>
          <w:rFonts w:asciiTheme="minorHAnsi" w:hAnsiTheme="minorHAnsi" w:cstheme="minorBidi"/>
          <w:color w:val="1F497D"/>
          <w:sz w:val="24"/>
        </w:rPr>
        <w:t>,</w:t>
      </w:r>
      <w:r w:rsidR="00DA2082">
        <w:rPr>
          <w:rFonts w:asciiTheme="minorHAnsi" w:hAnsiTheme="minorHAnsi" w:cstheme="minorBidi"/>
          <w:color w:val="1F497D"/>
          <w:sz w:val="24"/>
        </w:rPr>
        <w:t xml:space="preserve"> нет ли каких-либо ограничений на линии, доступна ли услуга, по необходимости заведут </w:t>
      </w:r>
      <w:proofErr w:type="spellStart"/>
      <w:r w:rsidR="00DA2082">
        <w:rPr>
          <w:rFonts w:asciiTheme="minorHAnsi" w:hAnsiTheme="minorHAnsi" w:cstheme="minorBidi"/>
          <w:color w:val="1F497D"/>
          <w:sz w:val="24"/>
        </w:rPr>
        <w:t>тикет</w:t>
      </w:r>
      <w:proofErr w:type="spellEnd"/>
      <w:r w:rsidR="00DA2082">
        <w:rPr>
          <w:rFonts w:asciiTheme="minorHAnsi" w:hAnsiTheme="minorHAnsi" w:cstheme="minorBidi"/>
          <w:color w:val="1F497D"/>
          <w:sz w:val="24"/>
        </w:rPr>
        <w:t xml:space="preserve"> на ответственных. </w:t>
      </w:r>
    </w:p>
    <w:p w14:paraId="3B297A89" w14:textId="77777777" w:rsidR="00DA2082" w:rsidRDefault="00DA2082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414EB628" w14:textId="77777777" w:rsidR="00DA2082" w:rsidRDefault="00DA2082" w:rsidP="00610E99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Theme="minorHAnsi" w:hAnsiTheme="minorHAnsi" w:cstheme="minorBidi"/>
          <w:i/>
          <w:color w:val="1F497D"/>
          <w:sz w:val="24"/>
        </w:rPr>
      </w:pPr>
      <w:r w:rsidRPr="00086BB7">
        <w:rPr>
          <w:rFonts w:asciiTheme="minorHAnsi" w:hAnsiTheme="minorHAnsi" w:cstheme="minorBidi"/>
          <w:i/>
          <w:color w:val="1F497D"/>
          <w:sz w:val="24"/>
        </w:rPr>
        <w:t xml:space="preserve">Долго переключаются каналы, что делать? </w:t>
      </w:r>
    </w:p>
    <w:p w14:paraId="03AEF4F3" w14:textId="357060D7" w:rsidR="009161B9" w:rsidRDefault="009434E2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</w:t>
      </w:r>
      <w:r w:rsidR="00DA2082">
        <w:rPr>
          <w:rFonts w:asciiTheme="minorHAnsi" w:hAnsiTheme="minorHAnsi" w:cstheme="minorBidi"/>
          <w:color w:val="1F497D"/>
          <w:sz w:val="24"/>
        </w:rPr>
        <w:t xml:space="preserve">риставка в работе использует </w:t>
      </w:r>
      <w:proofErr w:type="spellStart"/>
      <w:r w:rsidR="00DA2082">
        <w:rPr>
          <w:rFonts w:asciiTheme="minorHAnsi" w:hAnsiTheme="minorHAnsi" w:cstheme="minorBidi"/>
          <w:color w:val="1F497D"/>
          <w:sz w:val="24"/>
        </w:rPr>
        <w:t>юникаст</w:t>
      </w:r>
      <w:proofErr w:type="spellEnd"/>
      <w:r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lang w:val="en-US"/>
        </w:rPr>
        <w:t>TV</w:t>
      </w:r>
      <w:r>
        <w:rPr>
          <w:rFonts w:asciiTheme="minorHAnsi" w:hAnsiTheme="minorHAnsi" w:cstheme="minorBidi"/>
          <w:color w:val="1F497D"/>
          <w:sz w:val="24"/>
        </w:rPr>
        <w:t xml:space="preserve"> потоки</w:t>
      </w:r>
      <w:r w:rsidR="00DA2082" w:rsidRPr="00086BB7">
        <w:rPr>
          <w:rFonts w:asciiTheme="minorHAnsi" w:hAnsiTheme="minorHAnsi" w:cstheme="minorBidi"/>
          <w:color w:val="1F497D"/>
          <w:sz w:val="24"/>
        </w:rPr>
        <w:t xml:space="preserve">. </w:t>
      </w:r>
      <w:r w:rsidR="00DA2082">
        <w:rPr>
          <w:rFonts w:asciiTheme="minorHAnsi" w:hAnsiTheme="minorHAnsi" w:cstheme="minorBidi"/>
          <w:color w:val="1F497D"/>
          <w:sz w:val="24"/>
        </w:rPr>
        <w:t xml:space="preserve">В связи с чем переключение занимает </w:t>
      </w:r>
      <w:r w:rsidR="009161B9">
        <w:rPr>
          <w:rFonts w:asciiTheme="minorHAnsi" w:hAnsiTheme="minorHAnsi" w:cstheme="minorBidi"/>
          <w:color w:val="1F497D"/>
          <w:sz w:val="24"/>
        </w:rPr>
        <w:t xml:space="preserve">чуть </w:t>
      </w:r>
      <w:r w:rsidR="00DA2082">
        <w:rPr>
          <w:rFonts w:asciiTheme="minorHAnsi" w:hAnsiTheme="minorHAnsi" w:cstheme="minorBidi"/>
          <w:color w:val="1F497D"/>
          <w:sz w:val="24"/>
        </w:rPr>
        <w:t xml:space="preserve">больше времени – приставке требуется через </w:t>
      </w:r>
      <w:r w:rsidR="0053795C">
        <w:rPr>
          <w:rFonts w:asciiTheme="minorHAnsi" w:hAnsiTheme="minorHAnsi" w:cstheme="minorBidi"/>
          <w:color w:val="1F497D"/>
          <w:sz w:val="24"/>
        </w:rPr>
        <w:t xml:space="preserve">Интернет </w:t>
      </w:r>
      <w:r w:rsidR="00DA2082">
        <w:rPr>
          <w:rFonts w:asciiTheme="minorHAnsi" w:hAnsiTheme="minorHAnsi" w:cstheme="minorBidi"/>
          <w:color w:val="1F497D"/>
          <w:sz w:val="24"/>
        </w:rPr>
        <w:t>связаться с платформой, далее связаться с ближайшим узлом магистральной сети откуда она через интернет сможет получать сам контент канала. Все это накладывает определенные рамки на скорость переключения каналов</w:t>
      </w:r>
      <w:r w:rsidR="009161B9">
        <w:rPr>
          <w:rFonts w:asciiTheme="minorHAnsi" w:hAnsiTheme="minorHAnsi" w:cstheme="minorBidi"/>
          <w:color w:val="1F497D"/>
          <w:sz w:val="24"/>
        </w:rPr>
        <w:t>.</w:t>
      </w:r>
    </w:p>
    <w:p w14:paraId="69F7CEA3" w14:textId="333FE103" w:rsidR="009161B9" w:rsidRDefault="009161B9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Для приставки, подключенно</w:t>
      </w:r>
      <w:r w:rsidR="001328A8">
        <w:rPr>
          <w:rFonts w:asciiTheme="minorHAnsi" w:hAnsiTheme="minorHAnsi" w:cstheme="minorBidi"/>
          <w:color w:val="1F497D"/>
          <w:sz w:val="24"/>
        </w:rPr>
        <w:t>й</w:t>
      </w:r>
      <w:r>
        <w:rPr>
          <w:rFonts w:asciiTheme="minorHAnsi" w:hAnsiTheme="minorHAnsi" w:cstheme="minorBidi"/>
          <w:color w:val="1F497D"/>
          <w:sz w:val="24"/>
        </w:rPr>
        <w:t xml:space="preserve"> по кабелю (</w:t>
      </w:r>
      <w:r>
        <w:rPr>
          <w:rFonts w:asciiTheme="minorHAnsi" w:hAnsiTheme="minorHAnsi" w:cstheme="minorBidi"/>
          <w:color w:val="1F497D"/>
          <w:sz w:val="24"/>
          <w:lang w:val="en-US"/>
        </w:rPr>
        <w:t>LAN</w:t>
      </w:r>
      <w:r w:rsidRPr="009161B9">
        <w:rPr>
          <w:rFonts w:asciiTheme="minorHAnsi" w:hAnsiTheme="minorHAnsi" w:cstheme="minorBidi"/>
          <w:color w:val="1F497D"/>
          <w:sz w:val="24"/>
        </w:rPr>
        <w:t xml:space="preserve">) - </w:t>
      </w:r>
      <w:r>
        <w:rPr>
          <w:rFonts w:asciiTheme="minorHAnsi" w:hAnsiTheme="minorHAnsi" w:cstheme="minorBidi"/>
          <w:color w:val="1F497D"/>
          <w:sz w:val="24"/>
        </w:rPr>
        <w:t>н</w:t>
      </w:r>
      <w:r w:rsidR="00DA2082">
        <w:rPr>
          <w:rFonts w:asciiTheme="minorHAnsi" w:hAnsiTheme="minorHAnsi" w:cstheme="minorBidi"/>
          <w:color w:val="1F497D"/>
          <w:sz w:val="24"/>
        </w:rPr>
        <w:t xml:space="preserve">ормальное значение </w:t>
      </w:r>
      <w:r>
        <w:rPr>
          <w:rFonts w:asciiTheme="minorHAnsi" w:hAnsiTheme="minorHAnsi" w:cstheme="minorBidi"/>
          <w:color w:val="1F497D"/>
          <w:sz w:val="24"/>
        </w:rPr>
        <w:t xml:space="preserve">времени переключения канала </w:t>
      </w:r>
      <w:r w:rsidR="00DA2082">
        <w:rPr>
          <w:rFonts w:asciiTheme="minorHAnsi" w:hAnsiTheme="minorHAnsi" w:cstheme="minorBidi"/>
          <w:color w:val="1F497D"/>
          <w:sz w:val="24"/>
        </w:rPr>
        <w:t xml:space="preserve">около </w:t>
      </w:r>
      <w:r w:rsidR="0053795C">
        <w:rPr>
          <w:rFonts w:asciiTheme="minorHAnsi" w:hAnsiTheme="minorHAnsi" w:cstheme="minorBidi"/>
          <w:color w:val="1F497D"/>
          <w:sz w:val="24"/>
        </w:rPr>
        <w:t>2</w:t>
      </w:r>
      <w:r w:rsidR="00DA2082">
        <w:rPr>
          <w:rFonts w:asciiTheme="minorHAnsi" w:hAnsiTheme="minorHAnsi" w:cstheme="minorBidi"/>
          <w:color w:val="1F497D"/>
          <w:sz w:val="24"/>
        </w:rPr>
        <w:t>-</w:t>
      </w:r>
      <w:r w:rsidR="00E509AF">
        <w:rPr>
          <w:rFonts w:asciiTheme="minorHAnsi" w:hAnsiTheme="minorHAnsi" w:cstheme="minorBidi"/>
          <w:color w:val="1F497D"/>
          <w:sz w:val="24"/>
        </w:rPr>
        <w:t>3</w:t>
      </w:r>
      <w:r w:rsidR="00DA2082">
        <w:rPr>
          <w:rFonts w:asciiTheme="minorHAnsi" w:hAnsiTheme="minorHAnsi" w:cstheme="minorBidi"/>
          <w:color w:val="1F497D"/>
          <w:sz w:val="24"/>
        </w:rPr>
        <w:t xml:space="preserve"> секунд</w:t>
      </w:r>
      <w:r>
        <w:rPr>
          <w:rFonts w:asciiTheme="minorHAnsi" w:hAnsiTheme="minorHAnsi" w:cstheme="minorBidi"/>
          <w:color w:val="1F497D"/>
          <w:sz w:val="24"/>
        </w:rPr>
        <w:t>.</w:t>
      </w:r>
    </w:p>
    <w:p w14:paraId="62BF448A" w14:textId="77777777" w:rsidR="009161B9" w:rsidRPr="009161B9" w:rsidRDefault="009161B9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Для приставки, подключенно</w:t>
      </w:r>
      <w:r w:rsidR="004B0CBC">
        <w:rPr>
          <w:rFonts w:asciiTheme="minorHAnsi" w:hAnsiTheme="minorHAnsi" w:cstheme="minorBidi"/>
          <w:color w:val="1F497D"/>
          <w:sz w:val="24"/>
        </w:rPr>
        <w:t>й</w:t>
      </w:r>
      <w:r>
        <w:rPr>
          <w:rFonts w:asciiTheme="minorHAnsi" w:hAnsiTheme="minorHAnsi" w:cstheme="minorBidi"/>
          <w:color w:val="1F497D"/>
          <w:sz w:val="24"/>
        </w:rPr>
        <w:t xml:space="preserve"> по </w:t>
      </w:r>
      <w:proofErr w:type="spellStart"/>
      <w:r>
        <w:rPr>
          <w:rFonts w:asciiTheme="minorHAnsi" w:hAnsiTheme="minorHAnsi" w:cstheme="minorBidi"/>
          <w:color w:val="1F497D"/>
          <w:sz w:val="24"/>
          <w:lang w:val="en-US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–</w:t>
      </w:r>
      <w:r w:rsidRPr="009161B9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 xml:space="preserve">нормальное значение времени переключения канала около </w:t>
      </w:r>
      <w:r w:rsidR="00E509AF">
        <w:rPr>
          <w:rFonts w:asciiTheme="minorHAnsi" w:hAnsiTheme="minorHAnsi" w:cstheme="minorBidi"/>
          <w:color w:val="1F497D"/>
          <w:sz w:val="24"/>
        </w:rPr>
        <w:t>3</w:t>
      </w:r>
      <w:r>
        <w:rPr>
          <w:rFonts w:asciiTheme="minorHAnsi" w:hAnsiTheme="minorHAnsi" w:cstheme="minorBidi"/>
          <w:color w:val="1F497D"/>
          <w:sz w:val="24"/>
        </w:rPr>
        <w:t>-4 секунд.</w:t>
      </w:r>
    </w:p>
    <w:p w14:paraId="5EB54F9A" w14:textId="77777777" w:rsidR="004B0CBC" w:rsidRDefault="00DA2082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Если значение </w:t>
      </w:r>
      <w:r w:rsidR="00A60A96">
        <w:rPr>
          <w:rFonts w:asciiTheme="minorHAnsi" w:hAnsiTheme="minorHAnsi" w:cstheme="minorBidi"/>
          <w:color w:val="1F497D"/>
          <w:sz w:val="24"/>
        </w:rPr>
        <w:t xml:space="preserve">ощутимо </w:t>
      </w:r>
      <w:r w:rsidR="009161B9">
        <w:rPr>
          <w:rFonts w:asciiTheme="minorHAnsi" w:hAnsiTheme="minorHAnsi" w:cstheme="minorBidi"/>
          <w:color w:val="1F497D"/>
          <w:sz w:val="24"/>
        </w:rPr>
        <w:t>превышает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  <w:r w:rsidR="009161B9">
        <w:rPr>
          <w:rFonts w:asciiTheme="minorHAnsi" w:hAnsiTheme="minorHAnsi" w:cstheme="minorBidi"/>
          <w:color w:val="1F497D"/>
          <w:sz w:val="24"/>
        </w:rPr>
        <w:t xml:space="preserve">описанные выше </w:t>
      </w:r>
      <w:r w:rsidR="00A60A96">
        <w:rPr>
          <w:rFonts w:asciiTheme="minorHAnsi" w:hAnsiTheme="minorHAnsi" w:cstheme="minorBidi"/>
          <w:color w:val="1F497D"/>
          <w:sz w:val="24"/>
        </w:rPr>
        <w:t xml:space="preserve">параметры </w:t>
      </w:r>
      <w:proofErr w:type="gramStart"/>
      <w:r w:rsidR="00A60A96">
        <w:rPr>
          <w:rFonts w:asciiTheme="minorHAnsi" w:hAnsiTheme="minorHAnsi" w:cstheme="minorBidi"/>
          <w:color w:val="1F497D"/>
          <w:sz w:val="24"/>
        </w:rPr>
        <w:t xml:space="preserve">( </w:t>
      </w:r>
      <w:r w:rsidR="00A60A96" w:rsidRPr="00A60A96">
        <w:rPr>
          <w:rFonts w:asciiTheme="minorHAnsi" w:hAnsiTheme="minorHAnsi" w:cstheme="minorBidi"/>
          <w:color w:val="1F497D"/>
          <w:sz w:val="24"/>
        </w:rPr>
        <w:t>&gt;</w:t>
      </w:r>
      <w:proofErr w:type="gramEnd"/>
      <w:r w:rsidR="00A60A96" w:rsidRPr="00A60A96">
        <w:rPr>
          <w:rFonts w:asciiTheme="minorHAnsi" w:hAnsiTheme="minorHAnsi" w:cstheme="minorBidi"/>
          <w:color w:val="1F497D"/>
          <w:sz w:val="24"/>
        </w:rPr>
        <w:t xml:space="preserve"> 4</w:t>
      </w:r>
      <w:r w:rsidR="00A60A96">
        <w:rPr>
          <w:rFonts w:asciiTheme="minorHAnsi" w:hAnsiTheme="minorHAnsi" w:cstheme="minorBidi"/>
          <w:color w:val="1F497D"/>
          <w:sz w:val="24"/>
        </w:rPr>
        <w:t xml:space="preserve"> сек для подключения по </w:t>
      </w:r>
      <w:r w:rsidR="00A60A96">
        <w:rPr>
          <w:rFonts w:asciiTheme="minorHAnsi" w:hAnsiTheme="minorHAnsi" w:cstheme="minorBidi"/>
          <w:color w:val="1F497D"/>
          <w:sz w:val="24"/>
          <w:lang w:val="en-US"/>
        </w:rPr>
        <w:t>LAN</w:t>
      </w:r>
      <w:r w:rsidR="00A60A96" w:rsidRPr="00A60A96">
        <w:rPr>
          <w:rFonts w:asciiTheme="minorHAnsi" w:hAnsiTheme="minorHAnsi" w:cstheme="minorBidi"/>
          <w:color w:val="1F497D"/>
          <w:sz w:val="24"/>
        </w:rPr>
        <w:t xml:space="preserve">, </w:t>
      </w:r>
      <w:r w:rsidR="00A60A96">
        <w:rPr>
          <w:rFonts w:asciiTheme="minorHAnsi" w:hAnsiTheme="minorHAnsi" w:cstheme="minorBidi"/>
          <w:color w:val="1F497D"/>
          <w:sz w:val="24"/>
        </w:rPr>
        <w:t xml:space="preserve">и </w:t>
      </w:r>
      <w:r w:rsidR="00A60A96" w:rsidRPr="00A60A96">
        <w:rPr>
          <w:rFonts w:asciiTheme="minorHAnsi" w:hAnsiTheme="minorHAnsi" w:cstheme="minorBidi"/>
          <w:color w:val="1F497D"/>
          <w:sz w:val="24"/>
        </w:rPr>
        <w:t>&gt;</w:t>
      </w:r>
      <w:r w:rsidR="00A60A96">
        <w:rPr>
          <w:rFonts w:asciiTheme="minorHAnsi" w:hAnsiTheme="minorHAnsi" w:cstheme="minorBidi"/>
          <w:color w:val="1F497D"/>
          <w:sz w:val="24"/>
        </w:rPr>
        <w:t xml:space="preserve">5 сек при подключении по </w:t>
      </w:r>
      <w:proofErr w:type="spellStart"/>
      <w:r w:rsidR="00A60A96">
        <w:rPr>
          <w:rFonts w:asciiTheme="minorHAnsi" w:hAnsiTheme="minorHAnsi" w:cstheme="minorBidi"/>
          <w:color w:val="1F497D"/>
          <w:sz w:val="24"/>
          <w:lang w:val="en-US"/>
        </w:rPr>
        <w:t>WiFi</w:t>
      </w:r>
      <w:proofErr w:type="spellEnd"/>
      <w:r w:rsidR="00A60A96" w:rsidRPr="00A60A96">
        <w:rPr>
          <w:rFonts w:asciiTheme="minorHAnsi" w:hAnsiTheme="minorHAnsi" w:cstheme="minorBidi"/>
          <w:color w:val="1F497D"/>
          <w:sz w:val="24"/>
        </w:rPr>
        <w:t>)</w:t>
      </w:r>
      <w:r w:rsidR="009161B9">
        <w:rPr>
          <w:rFonts w:asciiTheme="minorHAnsi" w:hAnsiTheme="minorHAnsi" w:cstheme="minorBidi"/>
          <w:color w:val="1F497D"/>
          <w:sz w:val="24"/>
        </w:rPr>
        <w:t>, необходимо</w:t>
      </w:r>
      <w:r>
        <w:rPr>
          <w:rFonts w:asciiTheme="minorHAnsi" w:hAnsiTheme="minorHAnsi" w:cstheme="minorBidi"/>
          <w:color w:val="1F497D"/>
          <w:sz w:val="24"/>
        </w:rPr>
        <w:t xml:space="preserve"> </w:t>
      </w:r>
    </w:p>
    <w:p w14:paraId="6CBBAF3E" w14:textId="77777777" w:rsidR="004B0CBC" w:rsidRDefault="004B0CBC" w:rsidP="00610E99">
      <w:pPr>
        <w:pStyle w:val="a3"/>
        <w:numPr>
          <w:ilvl w:val="0"/>
          <w:numId w:val="8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Проверить скорость подключения. С высокой вероятностью скорость канала упала, или же какое-то из соседних устройств целиком заняло канал.</w:t>
      </w:r>
    </w:p>
    <w:p w14:paraId="773ED7BA" w14:textId="77777777" w:rsidR="00DA2082" w:rsidRDefault="004B0CBC" w:rsidP="00610E99">
      <w:pPr>
        <w:pStyle w:val="a3"/>
        <w:numPr>
          <w:ilvl w:val="0"/>
          <w:numId w:val="8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Если п. А не является источником плохого качества сервиса, необходимо </w:t>
      </w:r>
      <w:r w:rsidR="00DA2082">
        <w:rPr>
          <w:rFonts w:asciiTheme="minorHAnsi" w:hAnsiTheme="minorHAnsi" w:cstheme="minorBidi"/>
          <w:color w:val="1F497D"/>
          <w:sz w:val="24"/>
        </w:rPr>
        <w:t>сдать эту проблему в техподдержку</w:t>
      </w:r>
      <w:r w:rsidR="002C4A2E">
        <w:rPr>
          <w:rFonts w:asciiTheme="minorHAnsi" w:hAnsiTheme="minorHAnsi" w:cstheme="minorBidi"/>
          <w:color w:val="1F497D"/>
          <w:sz w:val="24"/>
        </w:rPr>
        <w:t xml:space="preserve"> написав в группу </w:t>
      </w:r>
      <w:r w:rsidR="002C4A2E">
        <w:rPr>
          <w:rFonts w:asciiTheme="minorHAnsi" w:hAnsiTheme="minorHAnsi" w:cstheme="minorBidi"/>
          <w:color w:val="1F497D"/>
          <w:sz w:val="24"/>
          <w:lang w:val="en-US"/>
        </w:rPr>
        <w:t>WhatsApp</w:t>
      </w:r>
      <w:r w:rsidR="002C4A2E" w:rsidRPr="002C4A2E">
        <w:rPr>
          <w:rFonts w:asciiTheme="minorHAnsi" w:hAnsiTheme="minorHAnsi" w:cstheme="minorBidi"/>
          <w:color w:val="1F497D"/>
          <w:sz w:val="24"/>
        </w:rPr>
        <w:t xml:space="preserve"> </w:t>
      </w:r>
      <w:r w:rsidR="002C4A2E">
        <w:rPr>
          <w:rFonts w:asciiTheme="minorHAnsi" w:hAnsiTheme="minorHAnsi" w:cstheme="minorBidi"/>
          <w:color w:val="1F497D"/>
          <w:sz w:val="24"/>
        </w:rPr>
        <w:t>или Т</w:t>
      </w:r>
      <w:r w:rsidR="002C4A2E">
        <w:rPr>
          <w:rFonts w:asciiTheme="minorHAnsi" w:hAnsiTheme="minorHAnsi" w:cstheme="minorBidi"/>
          <w:color w:val="1F497D"/>
          <w:sz w:val="24"/>
          <w:lang w:val="en-US"/>
        </w:rPr>
        <w:t>telegram</w:t>
      </w:r>
      <w:r w:rsidR="00DA2082">
        <w:rPr>
          <w:rFonts w:asciiTheme="minorHAnsi" w:hAnsiTheme="minorHAnsi" w:cstheme="minorBidi"/>
          <w:color w:val="1F497D"/>
          <w:sz w:val="24"/>
        </w:rPr>
        <w:t xml:space="preserve">. </w:t>
      </w:r>
    </w:p>
    <w:p w14:paraId="40E704AA" w14:textId="77777777" w:rsidR="009161B9" w:rsidRDefault="009161B9" w:rsidP="00DA2082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79AABE9A" w14:textId="77777777" w:rsidR="00D75CF9" w:rsidRDefault="00D75CF9" w:rsidP="00610E99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Theme="minorHAnsi" w:hAnsiTheme="minorHAnsi" w:cstheme="minorBidi"/>
          <w:i/>
          <w:color w:val="1F497D"/>
          <w:sz w:val="24"/>
        </w:rPr>
      </w:pPr>
      <w:r>
        <w:rPr>
          <w:rFonts w:asciiTheme="minorHAnsi" w:hAnsiTheme="minorHAnsi" w:cstheme="minorBidi"/>
          <w:i/>
          <w:color w:val="1F497D"/>
          <w:sz w:val="24"/>
        </w:rPr>
        <w:t>При первом подключении приставки к сети возникла проблема. Подключение не установлено, несмотря на то что интернет точно есть. Новая версия прошивки не скачивается. Что делать?</w:t>
      </w:r>
      <w:r w:rsidRPr="00086BB7">
        <w:rPr>
          <w:rFonts w:asciiTheme="minorHAnsi" w:hAnsiTheme="minorHAnsi" w:cstheme="minorBidi"/>
          <w:i/>
          <w:color w:val="1F497D"/>
          <w:sz w:val="24"/>
        </w:rPr>
        <w:t xml:space="preserve"> </w:t>
      </w:r>
    </w:p>
    <w:p w14:paraId="265F19C6" w14:textId="77777777" w:rsidR="00D75CF9" w:rsidRPr="00D75CF9" w:rsidRDefault="00D75CF9" w:rsidP="002C4A2E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ОТВЕТ: </w:t>
      </w:r>
    </w:p>
    <w:p w14:paraId="296C9646" w14:textId="77777777" w:rsidR="00D75CF9" w:rsidRDefault="00D75CF9" w:rsidP="00610E99">
      <w:pPr>
        <w:pStyle w:val="a3"/>
        <w:numPr>
          <w:ilvl w:val="0"/>
          <w:numId w:val="6"/>
        </w:numPr>
        <w:rPr>
          <w:rFonts w:asciiTheme="minorHAnsi" w:hAnsiTheme="minorHAnsi" w:cstheme="minorBidi"/>
          <w:color w:val="1F497D"/>
          <w:sz w:val="24"/>
        </w:rPr>
      </w:pPr>
      <w:r w:rsidRPr="00D75CF9">
        <w:rPr>
          <w:rFonts w:asciiTheme="minorHAnsi" w:hAnsiTheme="minorHAnsi" w:cstheme="minorBidi"/>
          <w:color w:val="1F497D"/>
          <w:sz w:val="24"/>
        </w:rPr>
        <w:t xml:space="preserve">Подключить приставку по кабелю к роутеру, после чего приставка </w:t>
      </w:r>
      <w:r>
        <w:rPr>
          <w:rFonts w:asciiTheme="minorHAnsi" w:hAnsiTheme="minorHAnsi" w:cstheme="minorBidi"/>
          <w:color w:val="1F497D"/>
          <w:sz w:val="24"/>
        </w:rPr>
        <w:t>должна автоматически подключиться к сети.</w:t>
      </w:r>
    </w:p>
    <w:p w14:paraId="45CDD0FF" w14:textId="34A7FFD1" w:rsidR="00D75CF9" w:rsidRDefault="00D75CF9" w:rsidP="00610E99">
      <w:pPr>
        <w:pStyle w:val="a3"/>
        <w:numPr>
          <w:ilvl w:val="0"/>
          <w:numId w:val="6"/>
        </w:numPr>
        <w:rPr>
          <w:rFonts w:asciiTheme="minorHAnsi" w:hAnsiTheme="minorHAnsi" w:cstheme="minorBidi"/>
          <w:color w:val="1F497D"/>
          <w:sz w:val="24"/>
        </w:rPr>
      </w:pPr>
      <w:r w:rsidRPr="00D75CF9">
        <w:rPr>
          <w:rFonts w:asciiTheme="minorHAnsi" w:hAnsiTheme="minorHAnsi" w:cstheme="minorBidi"/>
          <w:color w:val="1F497D"/>
          <w:sz w:val="24"/>
        </w:rPr>
        <w:t xml:space="preserve">Если после выполнения шага 1 приставка не подключается к интернету, и процесс обновления не стартует, необходимо попробовать временно подключить приставку к </w:t>
      </w:r>
      <w:proofErr w:type="spellStart"/>
      <w:r w:rsidRPr="00D75CF9">
        <w:rPr>
          <w:rFonts w:asciiTheme="minorHAnsi" w:hAnsiTheme="minorHAnsi" w:cstheme="minorBidi"/>
          <w:color w:val="1F497D"/>
          <w:sz w:val="24"/>
          <w:lang w:val="en-US"/>
        </w:rPr>
        <w:t>WiFi</w:t>
      </w:r>
      <w:proofErr w:type="spellEnd"/>
      <w:r w:rsidRPr="00D75CF9">
        <w:rPr>
          <w:rFonts w:asciiTheme="minorHAnsi" w:hAnsiTheme="minorHAnsi" w:cstheme="minorBidi"/>
          <w:color w:val="1F497D"/>
          <w:sz w:val="24"/>
        </w:rPr>
        <w:t xml:space="preserve"> сети</w:t>
      </w:r>
      <w:r w:rsidR="004B0CBC" w:rsidRPr="004B0CBC">
        <w:rPr>
          <w:rFonts w:asciiTheme="minorHAnsi" w:hAnsiTheme="minorHAnsi" w:cstheme="minorBidi"/>
          <w:color w:val="1F497D"/>
          <w:sz w:val="24"/>
        </w:rPr>
        <w:t xml:space="preserve"> (</w:t>
      </w:r>
      <w:r w:rsidR="0053795C">
        <w:rPr>
          <w:rFonts w:asciiTheme="minorHAnsi" w:hAnsiTheme="minorHAnsi" w:cstheme="minorBidi"/>
          <w:color w:val="1F497D"/>
          <w:sz w:val="24"/>
        </w:rPr>
        <w:t xml:space="preserve">отключив </w:t>
      </w:r>
      <w:r w:rsidR="004B0CBC">
        <w:rPr>
          <w:rFonts w:asciiTheme="minorHAnsi" w:hAnsiTheme="minorHAnsi" w:cstheme="minorBidi"/>
          <w:color w:val="1F497D"/>
          <w:sz w:val="24"/>
        </w:rPr>
        <w:t xml:space="preserve">кабель </w:t>
      </w:r>
      <w:r w:rsidR="004B0CBC">
        <w:rPr>
          <w:rFonts w:asciiTheme="minorHAnsi" w:hAnsiTheme="minorHAnsi" w:cstheme="minorBidi"/>
          <w:color w:val="1F497D"/>
          <w:sz w:val="24"/>
          <w:lang w:val="en-US"/>
        </w:rPr>
        <w:t>LAN</w:t>
      </w:r>
      <w:r w:rsidR="004B0CBC">
        <w:rPr>
          <w:rFonts w:asciiTheme="minorHAnsi" w:hAnsiTheme="minorHAnsi" w:cstheme="minorBidi"/>
          <w:color w:val="1F497D"/>
          <w:sz w:val="24"/>
        </w:rPr>
        <w:t xml:space="preserve"> из приставки)</w:t>
      </w:r>
    </w:p>
    <w:p w14:paraId="03D7B11D" w14:textId="77777777" w:rsidR="00D75CF9" w:rsidRDefault="00D75CF9" w:rsidP="00610E99">
      <w:pPr>
        <w:pStyle w:val="a3"/>
        <w:numPr>
          <w:ilvl w:val="0"/>
          <w:numId w:val="6"/>
        </w:numPr>
        <w:rPr>
          <w:rFonts w:asciiTheme="minorHAnsi" w:hAnsiTheme="minorHAnsi" w:cstheme="minorBidi"/>
          <w:color w:val="1F497D"/>
          <w:sz w:val="24"/>
        </w:rPr>
      </w:pPr>
      <w:r w:rsidRPr="00D75CF9">
        <w:rPr>
          <w:rFonts w:asciiTheme="minorHAnsi" w:hAnsiTheme="minorHAnsi" w:cstheme="minorBidi"/>
          <w:color w:val="1F497D"/>
          <w:sz w:val="24"/>
        </w:rPr>
        <w:t xml:space="preserve">После </w:t>
      </w:r>
      <w:r>
        <w:rPr>
          <w:rFonts w:asciiTheme="minorHAnsi" w:hAnsiTheme="minorHAnsi" w:cstheme="minorBidi"/>
          <w:color w:val="1F497D"/>
          <w:sz w:val="24"/>
        </w:rPr>
        <w:t xml:space="preserve">подключения проверить, что процесс </w:t>
      </w:r>
      <w:r w:rsidRPr="00D75CF9">
        <w:rPr>
          <w:rFonts w:asciiTheme="minorHAnsi" w:hAnsiTheme="minorHAnsi" w:cstheme="minorBidi"/>
          <w:color w:val="1F497D"/>
          <w:sz w:val="24"/>
        </w:rPr>
        <w:t xml:space="preserve">обновления </w:t>
      </w:r>
      <w:r>
        <w:rPr>
          <w:rFonts w:asciiTheme="minorHAnsi" w:hAnsiTheme="minorHAnsi" w:cstheme="minorBidi"/>
          <w:color w:val="1F497D"/>
          <w:sz w:val="24"/>
        </w:rPr>
        <w:t>стартовал</w:t>
      </w:r>
    </w:p>
    <w:p w14:paraId="04B25D49" w14:textId="77777777" w:rsidR="00D75CF9" w:rsidRDefault="00D75CF9" w:rsidP="00610E99">
      <w:pPr>
        <w:pStyle w:val="a3"/>
        <w:numPr>
          <w:ilvl w:val="0"/>
          <w:numId w:val="6"/>
        </w:numPr>
        <w:rPr>
          <w:rFonts w:asciiTheme="minorHAnsi" w:hAnsiTheme="minorHAnsi" w:cstheme="minorBidi"/>
          <w:color w:val="1F497D"/>
          <w:sz w:val="24"/>
        </w:rPr>
      </w:pPr>
      <w:r w:rsidRPr="00D75CF9">
        <w:rPr>
          <w:rFonts w:asciiTheme="minorHAnsi" w:hAnsiTheme="minorHAnsi" w:cstheme="minorBidi"/>
          <w:color w:val="1F497D"/>
          <w:sz w:val="24"/>
        </w:rPr>
        <w:t xml:space="preserve">После завершения обновления </w:t>
      </w:r>
      <w:r>
        <w:rPr>
          <w:rFonts w:asciiTheme="minorHAnsi" w:hAnsiTheme="minorHAnsi" w:cstheme="minorBidi"/>
          <w:color w:val="1F497D"/>
          <w:sz w:val="24"/>
        </w:rPr>
        <w:t>подключить приставку вновь по кабелю</w:t>
      </w:r>
      <w:r w:rsidR="004B0CBC">
        <w:rPr>
          <w:rFonts w:asciiTheme="minorHAnsi" w:hAnsiTheme="minorHAnsi" w:cstheme="minorBidi"/>
          <w:color w:val="1F497D"/>
          <w:sz w:val="24"/>
        </w:rPr>
        <w:t xml:space="preserve"> или </w:t>
      </w:r>
      <w:proofErr w:type="spellStart"/>
      <w:r w:rsidR="004B0CBC">
        <w:rPr>
          <w:rFonts w:asciiTheme="minorHAnsi" w:hAnsiTheme="minorHAnsi" w:cstheme="minorBidi"/>
          <w:color w:val="1F497D"/>
          <w:sz w:val="24"/>
          <w:lang w:val="en-US"/>
        </w:rPr>
        <w:t>WiFi</w:t>
      </w:r>
      <w:proofErr w:type="spellEnd"/>
      <w:r w:rsidR="004B0CBC" w:rsidRPr="004B0CBC">
        <w:rPr>
          <w:rFonts w:asciiTheme="minorHAnsi" w:hAnsiTheme="minorHAnsi" w:cstheme="minorBidi"/>
          <w:color w:val="1F497D"/>
          <w:sz w:val="24"/>
        </w:rPr>
        <w:t xml:space="preserve"> (</w:t>
      </w:r>
      <w:r w:rsidR="004B0CBC">
        <w:rPr>
          <w:rFonts w:asciiTheme="minorHAnsi" w:hAnsiTheme="minorHAnsi" w:cstheme="minorBidi"/>
          <w:color w:val="1F497D"/>
          <w:sz w:val="24"/>
        </w:rPr>
        <w:t>при необходимости)</w:t>
      </w:r>
    </w:p>
    <w:p w14:paraId="49B17264" w14:textId="77777777" w:rsidR="00D75CF9" w:rsidRDefault="00D75CF9" w:rsidP="00610E99">
      <w:pPr>
        <w:pStyle w:val="a3"/>
        <w:numPr>
          <w:ilvl w:val="0"/>
          <w:numId w:val="6"/>
        </w:numPr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Убедиться, что после завершения процесса обновления и перезагрузки интерфейс приставки работает, ТВ каналы показывают.</w:t>
      </w:r>
    </w:p>
    <w:p w14:paraId="377E3AFF" w14:textId="77777777" w:rsidR="00BE4FBA" w:rsidRPr="00E509AF" w:rsidRDefault="00BE4FBA" w:rsidP="00E509AF">
      <w:pPr>
        <w:ind w:left="720"/>
        <w:rPr>
          <w:rFonts w:asciiTheme="minorHAnsi" w:hAnsiTheme="minorHAnsi" w:cstheme="minorBidi"/>
          <w:color w:val="1F497D"/>
          <w:sz w:val="24"/>
        </w:rPr>
      </w:pPr>
      <w:r w:rsidRPr="00BE4FBA">
        <w:rPr>
          <w:rFonts w:asciiTheme="minorHAnsi" w:hAnsiTheme="minorHAnsi" w:cstheme="minorBidi"/>
          <w:b/>
          <w:color w:val="1F497D"/>
          <w:sz w:val="24"/>
        </w:rPr>
        <w:lastRenderedPageBreak/>
        <w:t xml:space="preserve">Также альтернативно можно </w:t>
      </w:r>
      <w:r w:rsidR="00E509AF">
        <w:rPr>
          <w:rFonts w:asciiTheme="minorHAnsi" w:hAnsiTheme="minorHAnsi" w:cstheme="minorBidi"/>
          <w:b/>
          <w:color w:val="1F497D"/>
          <w:sz w:val="24"/>
        </w:rPr>
        <w:t xml:space="preserve">установить обновление с </w:t>
      </w:r>
      <w:r w:rsidR="00E509AF">
        <w:rPr>
          <w:rFonts w:asciiTheme="minorHAnsi" w:hAnsiTheme="minorHAnsi" w:cstheme="minorBidi"/>
          <w:b/>
          <w:color w:val="1F497D"/>
          <w:sz w:val="24"/>
          <w:lang w:val="en-US"/>
        </w:rPr>
        <w:t>USB</w:t>
      </w:r>
      <w:r w:rsidR="00E509AF" w:rsidRPr="00E509AF">
        <w:rPr>
          <w:rFonts w:asciiTheme="minorHAnsi" w:hAnsiTheme="minorHAnsi" w:cstheme="minorBidi"/>
          <w:b/>
          <w:color w:val="1F497D"/>
          <w:sz w:val="24"/>
        </w:rPr>
        <w:t xml:space="preserve"> </w:t>
      </w:r>
      <w:r w:rsidR="00E509AF">
        <w:rPr>
          <w:rFonts w:asciiTheme="minorHAnsi" w:hAnsiTheme="minorHAnsi" w:cstheme="minorBidi"/>
          <w:b/>
          <w:color w:val="1F497D"/>
          <w:sz w:val="24"/>
        </w:rPr>
        <w:t xml:space="preserve">носителя – процедура описана в </w:t>
      </w:r>
      <w:hyperlink w:anchor="_Установка_прошивки_с" w:history="1">
        <w:r w:rsidR="00086F0D">
          <w:rPr>
            <w:rStyle w:val="ab"/>
            <w:rFonts w:asciiTheme="minorHAnsi" w:hAnsiTheme="minorHAnsi" w:cstheme="minorBidi"/>
            <w:b/>
            <w:sz w:val="24"/>
          </w:rPr>
          <w:t>главе 14</w:t>
        </w:r>
        <w:r w:rsidR="00E509AF" w:rsidRPr="00E509AF">
          <w:rPr>
            <w:rStyle w:val="ab"/>
            <w:rFonts w:asciiTheme="minorHAnsi" w:hAnsiTheme="minorHAnsi" w:cstheme="minorBidi"/>
            <w:b/>
            <w:sz w:val="24"/>
          </w:rPr>
          <w:t xml:space="preserve"> данного руководства</w:t>
        </w:r>
      </w:hyperlink>
      <w:r w:rsidR="00E509AF">
        <w:rPr>
          <w:rFonts w:asciiTheme="minorHAnsi" w:hAnsiTheme="minorHAnsi" w:cstheme="minorBidi"/>
          <w:b/>
          <w:color w:val="1F497D"/>
          <w:sz w:val="24"/>
        </w:rPr>
        <w:t>.</w:t>
      </w:r>
    </w:p>
    <w:p w14:paraId="00AA2C38" w14:textId="77777777" w:rsidR="00BE4FBA" w:rsidRPr="00BE4FBA" w:rsidRDefault="00BE4FBA" w:rsidP="00BE4FBA">
      <w:pPr>
        <w:ind w:left="708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В результате приставка обновится с </w:t>
      </w:r>
      <w:proofErr w:type="spellStart"/>
      <w:r>
        <w:rPr>
          <w:rFonts w:asciiTheme="minorHAnsi" w:hAnsiTheme="minorHAnsi" w:cstheme="minorBidi"/>
          <w:color w:val="1F497D"/>
          <w:sz w:val="24"/>
        </w:rPr>
        <w:t>флешки</w:t>
      </w:r>
      <w:proofErr w:type="spellEnd"/>
      <w:r>
        <w:rPr>
          <w:rFonts w:asciiTheme="minorHAnsi" w:hAnsiTheme="minorHAnsi" w:cstheme="minorBidi"/>
          <w:color w:val="1F497D"/>
          <w:sz w:val="24"/>
        </w:rPr>
        <w:t xml:space="preserve"> на версию, у которой ТОЧНО нет проблем с работой по кабелю.</w:t>
      </w:r>
    </w:p>
    <w:p w14:paraId="1B6F232F" w14:textId="77777777" w:rsidR="00663CD1" w:rsidRDefault="00156045" w:rsidP="00156045">
      <w:pPr>
        <w:pStyle w:val="1"/>
      </w:pPr>
      <w:bookmarkStart w:id="10" w:name="_Toc48300579"/>
      <w:r>
        <w:t>Список возникающих ошибок и пути их решения</w:t>
      </w:r>
      <w:bookmarkEnd w:id="10"/>
    </w:p>
    <w:p w14:paraId="11A57674" w14:textId="77777777" w:rsidR="006D2B23" w:rsidRPr="006D2B23" w:rsidRDefault="006D2B23" w:rsidP="006D2B23"/>
    <w:p w14:paraId="13BDFDD9" w14:textId="77777777" w:rsidR="006D2B23" w:rsidRPr="006D2B23" w:rsidRDefault="006D2B23" w:rsidP="00610E99">
      <w:pPr>
        <w:pStyle w:val="a3"/>
        <w:numPr>
          <w:ilvl w:val="0"/>
          <w:numId w:val="10"/>
        </w:numPr>
      </w:pPr>
      <w:r>
        <w:rPr>
          <w:rFonts w:asciiTheme="minorHAnsi" w:hAnsiTheme="minorHAnsi" w:cstheme="minorBidi"/>
          <w:color w:val="1F497D"/>
          <w:sz w:val="24"/>
        </w:rPr>
        <w:t>Ошибка 407 – может возникать только во время просмотра телеканала</w:t>
      </w:r>
      <w:r w:rsidR="004D6DEC">
        <w:rPr>
          <w:rFonts w:asciiTheme="minorHAnsi" w:hAnsiTheme="minorHAnsi" w:cstheme="minorBidi"/>
          <w:color w:val="1F497D"/>
          <w:sz w:val="24"/>
        </w:rPr>
        <w:t>, либо фильма</w:t>
      </w:r>
      <w:r>
        <w:rPr>
          <w:rFonts w:asciiTheme="minorHAnsi" w:hAnsiTheme="minorHAnsi" w:cstheme="minorBidi"/>
          <w:color w:val="1F497D"/>
          <w:sz w:val="24"/>
        </w:rPr>
        <w:t>. Означает ошибку скачивания манифеста канала/фильма. Если остальные пункты</w:t>
      </w:r>
      <w:r w:rsidR="004D6DEC">
        <w:rPr>
          <w:rFonts w:asciiTheme="minorHAnsi" w:hAnsiTheme="minorHAnsi" w:cstheme="minorBidi"/>
          <w:color w:val="1F497D"/>
          <w:sz w:val="24"/>
        </w:rPr>
        <w:t xml:space="preserve"> меню работают без проблем, так</w:t>
      </w:r>
      <w:r>
        <w:rPr>
          <w:rFonts w:asciiTheme="minorHAnsi" w:hAnsiTheme="minorHAnsi" w:cstheme="minorBidi"/>
          <w:color w:val="1F497D"/>
          <w:sz w:val="24"/>
        </w:rPr>
        <w:t xml:space="preserve">же загружаются картинки в телепрограмме/меню, то может быть проблема либо с сетью, либо с телеканалом. </w:t>
      </w:r>
    </w:p>
    <w:p w14:paraId="7AC0246A" w14:textId="77777777" w:rsidR="006D2B23" w:rsidRDefault="006D2B23" w:rsidP="006D2B23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Пробуем перезагрузить приставку, проверить работу других каналов. </w:t>
      </w:r>
    </w:p>
    <w:p w14:paraId="3841F001" w14:textId="77777777" w:rsidR="00204160" w:rsidRDefault="00204160" w:rsidP="006D2B23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Если проблема возникает на всех каналах, то</w:t>
      </w:r>
      <w:r w:rsidR="006D2B23">
        <w:rPr>
          <w:rFonts w:asciiTheme="minorHAnsi" w:hAnsiTheme="minorHAnsi" w:cstheme="minorBidi"/>
          <w:color w:val="1F497D"/>
          <w:sz w:val="24"/>
        </w:rPr>
        <w:t xml:space="preserve"> требуется проверить работу интернета на том же подключении</w:t>
      </w:r>
      <w:r w:rsidR="004D6DEC">
        <w:rPr>
          <w:rFonts w:asciiTheme="minorHAnsi" w:hAnsiTheme="minorHAnsi" w:cstheme="minorBidi"/>
          <w:color w:val="1F497D"/>
          <w:sz w:val="24"/>
        </w:rPr>
        <w:t>,</w:t>
      </w:r>
      <w:r w:rsidR="006D2B23">
        <w:rPr>
          <w:rFonts w:asciiTheme="minorHAnsi" w:hAnsiTheme="minorHAnsi" w:cstheme="minorBidi"/>
          <w:color w:val="1F497D"/>
          <w:sz w:val="24"/>
        </w:rPr>
        <w:t xml:space="preserve"> что и приставка (Кабель которым подключена приставка либо </w:t>
      </w:r>
      <w:proofErr w:type="spellStart"/>
      <w:r w:rsidR="006D2B23">
        <w:rPr>
          <w:rFonts w:asciiTheme="minorHAnsi" w:hAnsiTheme="minorHAnsi" w:cstheme="minorBidi"/>
          <w:color w:val="1F497D"/>
          <w:sz w:val="24"/>
          <w:lang w:val="en-US"/>
        </w:rPr>
        <w:t>wi</w:t>
      </w:r>
      <w:proofErr w:type="spellEnd"/>
      <w:r w:rsidR="006D2B23" w:rsidRPr="006D2B23">
        <w:rPr>
          <w:rFonts w:asciiTheme="minorHAnsi" w:hAnsiTheme="minorHAnsi" w:cstheme="minorBidi"/>
          <w:color w:val="1F497D"/>
          <w:sz w:val="24"/>
        </w:rPr>
        <w:t>-</w:t>
      </w:r>
      <w:r w:rsidR="006D2B23">
        <w:rPr>
          <w:rFonts w:asciiTheme="minorHAnsi" w:hAnsiTheme="minorHAnsi" w:cstheme="minorBidi"/>
          <w:color w:val="1F497D"/>
          <w:sz w:val="24"/>
          <w:lang w:val="en-US"/>
        </w:rPr>
        <w:t>fi</w:t>
      </w:r>
      <w:r w:rsidR="006D2B23" w:rsidRPr="006D2B23">
        <w:rPr>
          <w:rFonts w:asciiTheme="minorHAnsi" w:hAnsiTheme="minorHAnsi" w:cstheme="minorBidi"/>
          <w:color w:val="1F497D"/>
          <w:sz w:val="24"/>
        </w:rPr>
        <w:t xml:space="preserve"> </w:t>
      </w:r>
      <w:r w:rsidR="006D2B23">
        <w:rPr>
          <w:rFonts w:asciiTheme="minorHAnsi" w:hAnsiTheme="minorHAnsi" w:cstheme="minorBidi"/>
          <w:color w:val="1F497D"/>
          <w:sz w:val="24"/>
        </w:rPr>
        <w:t>сеть)</w:t>
      </w:r>
      <w:r>
        <w:rPr>
          <w:rFonts w:asciiTheme="minorHAnsi" w:hAnsiTheme="minorHAnsi" w:cstheme="minorBidi"/>
          <w:color w:val="1F497D"/>
          <w:sz w:val="24"/>
        </w:rPr>
        <w:t xml:space="preserve">. </w:t>
      </w:r>
    </w:p>
    <w:p w14:paraId="54A13166" w14:textId="77777777" w:rsidR="00156045" w:rsidRDefault="00204160" w:rsidP="006D2B23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Е</w:t>
      </w:r>
      <w:r w:rsidR="006D2B23">
        <w:rPr>
          <w:rFonts w:asciiTheme="minorHAnsi" w:hAnsiTheme="minorHAnsi" w:cstheme="minorBidi"/>
          <w:color w:val="1F497D"/>
          <w:sz w:val="24"/>
        </w:rPr>
        <w:t>сли с интернетом проблем нет,</w:t>
      </w:r>
      <w:r>
        <w:rPr>
          <w:rFonts w:asciiTheme="minorHAnsi" w:hAnsiTheme="minorHAnsi" w:cstheme="minorBidi"/>
          <w:color w:val="1F497D"/>
          <w:sz w:val="24"/>
        </w:rPr>
        <w:t xml:space="preserve"> либо проблема только на определенных каналах</w:t>
      </w:r>
      <w:r w:rsidR="004D6DEC">
        <w:rPr>
          <w:rFonts w:asciiTheme="minorHAnsi" w:hAnsiTheme="minorHAnsi" w:cstheme="minorBidi"/>
          <w:color w:val="1F497D"/>
          <w:sz w:val="24"/>
        </w:rPr>
        <w:t>,</w:t>
      </w:r>
      <w:r w:rsidR="006D2B23">
        <w:rPr>
          <w:rFonts w:asciiTheme="minorHAnsi" w:hAnsiTheme="minorHAnsi" w:cstheme="minorBidi"/>
          <w:color w:val="1F497D"/>
          <w:sz w:val="24"/>
        </w:rPr>
        <w:t xml:space="preserve"> требуется связаться с техподдержкой для проверки работы канала.</w:t>
      </w:r>
      <w:r w:rsidR="001F2477">
        <w:rPr>
          <w:rFonts w:asciiTheme="minorHAnsi" w:hAnsiTheme="minorHAnsi" w:cstheme="minorBidi"/>
          <w:color w:val="1F497D"/>
          <w:sz w:val="24"/>
        </w:rPr>
        <w:t xml:space="preserve"> Обязательно сообщаем техподдержке на каких каналах возникает проблема. </w:t>
      </w:r>
    </w:p>
    <w:p w14:paraId="46F10A7E" w14:textId="77777777" w:rsidR="006D2B23" w:rsidRPr="006D2B23" w:rsidRDefault="006D2B23" w:rsidP="006D2B23">
      <w:pPr>
        <w:pStyle w:val="a3"/>
        <w:ind w:left="1080"/>
      </w:pPr>
    </w:p>
    <w:p w14:paraId="282C67F4" w14:textId="77777777" w:rsidR="006D2B23" w:rsidRPr="006D2B23" w:rsidRDefault="006D2B23" w:rsidP="00610E99">
      <w:pPr>
        <w:pStyle w:val="a3"/>
        <w:numPr>
          <w:ilvl w:val="0"/>
          <w:numId w:val="10"/>
        </w:numPr>
      </w:pPr>
      <w:r>
        <w:rPr>
          <w:rFonts w:asciiTheme="minorHAnsi" w:hAnsiTheme="minorHAnsi" w:cstheme="minorBidi"/>
          <w:color w:val="1F497D"/>
          <w:sz w:val="24"/>
        </w:rPr>
        <w:t xml:space="preserve">Ошибка 408 – может возникать только при проблемах с загрузкой телепрограммы. </w:t>
      </w:r>
    </w:p>
    <w:p w14:paraId="4A9CCFDC" w14:textId="77777777" w:rsidR="006D2B23" w:rsidRDefault="006D2B23" w:rsidP="006D2B23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Если при заходе в телепрограмму выдает данную ошибку, пробуем перезагрузить приставку, если это не помогло, необходимо связаться с техподдержкой для проверки работы телепрограммы.</w:t>
      </w:r>
    </w:p>
    <w:p w14:paraId="7CDF0B0D" w14:textId="77777777" w:rsidR="006D2B23" w:rsidRDefault="006D2B23" w:rsidP="006D2B23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</w:p>
    <w:p w14:paraId="13B7F3A7" w14:textId="77777777" w:rsidR="001F2477" w:rsidRPr="001F2477" w:rsidRDefault="006D2B23" w:rsidP="00610E99">
      <w:pPr>
        <w:pStyle w:val="a3"/>
        <w:numPr>
          <w:ilvl w:val="0"/>
          <w:numId w:val="10"/>
        </w:numPr>
      </w:pPr>
      <w:r>
        <w:rPr>
          <w:rFonts w:asciiTheme="minorHAnsi" w:hAnsiTheme="minorHAnsi" w:cstheme="minorBidi"/>
          <w:color w:val="1F497D"/>
          <w:sz w:val="24"/>
        </w:rPr>
        <w:t xml:space="preserve">Ошибка 1 – общая ошибка приложения. </w:t>
      </w:r>
      <w:r w:rsidR="001F2477">
        <w:rPr>
          <w:rFonts w:asciiTheme="minorHAnsi" w:hAnsiTheme="minorHAnsi" w:cstheme="minorBidi"/>
          <w:color w:val="1F497D"/>
          <w:sz w:val="24"/>
        </w:rPr>
        <w:t xml:space="preserve">В большинстве случаев возникает если приставка не смогла распознать причину сбоя. Может указывать на сетевые проблемы (доступ от приставки до платформы </w:t>
      </w:r>
      <w:r w:rsidR="001F2477">
        <w:rPr>
          <w:rFonts w:asciiTheme="minorHAnsi" w:hAnsiTheme="minorHAnsi" w:cstheme="minorBidi"/>
          <w:color w:val="1F497D"/>
          <w:sz w:val="24"/>
          <w:lang w:val="en-US"/>
        </w:rPr>
        <w:t>TVE</w:t>
      </w:r>
      <w:r w:rsidR="001F2477">
        <w:rPr>
          <w:rFonts w:asciiTheme="minorHAnsi" w:hAnsiTheme="minorHAnsi" w:cstheme="minorBidi"/>
          <w:color w:val="1F497D"/>
          <w:sz w:val="24"/>
        </w:rPr>
        <w:t>)</w:t>
      </w:r>
      <w:r w:rsidR="001F2477" w:rsidRPr="001F2477">
        <w:rPr>
          <w:rFonts w:asciiTheme="minorHAnsi" w:hAnsiTheme="minorHAnsi" w:cstheme="minorBidi"/>
          <w:color w:val="1F497D"/>
          <w:sz w:val="24"/>
        </w:rPr>
        <w:t xml:space="preserve">. </w:t>
      </w:r>
    </w:p>
    <w:p w14:paraId="130AFFF3" w14:textId="77777777" w:rsidR="001F2477" w:rsidRDefault="001F2477" w:rsidP="001F2477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В случае возникновения проблемы при каком-либо действии необходимо попробовать перезагрузить приставку и повторить это же действие. </w:t>
      </w:r>
    </w:p>
    <w:p w14:paraId="2809BC2F" w14:textId="77777777" w:rsidR="001F2477" w:rsidRDefault="001F2477" w:rsidP="001F2477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Если перезагрузка приставки не помогла – обратиться в техподдержку для проверки работы, для техподдержки сообщить </w:t>
      </w:r>
      <w:r w:rsidR="00204160">
        <w:rPr>
          <w:rFonts w:asciiTheme="minorHAnsi" w:hAnsiTheme="minorHAnsi" w:cstheme="minorBidi"/>
          <w:color w:val="1F497D"/>
          <w:sz w:val="24"/>
        </w:rPr>
        <w:t>шаги,</w:t>
      </w:r>
      <w:r>
        <w:rPr>
          <w:rFonts w:asciiTheme="minorHAnsi" w:hAnsiTheme="minorHAnsi" w:cstheme="minorBidi"/>
          <w:color w:val="1F497D"/>
          <w:sz w:val="24"/>
        </w:rPr>
        <w:t xml:space="preserve"> которые вызывают возникновение ошибки. </w:t>
      </w:r>
    </w:p>
    <w:p w14:paraId="188525AD" w14:textId="77777777" w:rsidR="001F2477" w:rsidRDefault="001F2477" w:rsidP="001F2477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</w:p>
    <w:p w14:paraId="47032614" w14:textId="77777777" w:rsidR="001F2477" w:rsidRPr="001F2477" w:rsidRDefault="001F2477" w:rsidP="00610E99">
      <w:pPr>
        <w:pStyle w:val="a3"/>
        <w:numPr>
          <w:ilvl w:val="0"/>
          <w:numId w:val="10"/>
        </w:numPr>
      </w:pPr>
      <w:r>
        <w:rPr>
          <w:rFonts w:asciiTheme="minorHAnsi" w:hAnsiTheme="minorHAnsi" w:cstheme="minorBidi"/>
          <w:color w:val="1F497D"/>
          <w:sz w:val="24"/>
        </w:rPr>
        <w:t xml:space="preserve">Ошибка 500 – нет пакета для выбранного канала. Может возникать </w:t>
      </w:r>
      <w:proofErr w:type="gramStart"/>
      <w:r>
        <w:rPr>
          <w:rFonts w:asciiTheme="minorHAnsi" w:hAnsiTheme="minorHAnsi" w:cstheme="minorBidi"/>
          <w:color w:val="1F497D"/>
          <w:sz w:val="24"/>
        </w:rPr>
        <w:t>либо</w:t>
      </w:r>
      <w:proofErr w:type="gramEnd"/>
      <w:r>
        <w:rPr>
          <w:rFonts w:asciiTheme="minorHAnsi" w:hAnsiTheme="minorHAnsi" w:cstheme="minorBidi"/>
          <w:color w:val="1F497D"/>
          <w:sz w:val="24"/>
        </w:rPr>
        <w:t xml:space="preserve"> когда для канала</w:t>
      </w:r>
      <w:r w:rsidR="003D4430">
        <w:rPr>
          <w:rFonts w:asciiTheme="minorHAnsi" w:hAnsiTheme="minorHAnsi" w:cstheme="minorBidi"/>
          <w:color w:val="1F497D"/>
          <w:sz w:val="24"/>
        </w:rPr>
        <w:t>,</w:t>
      </w:r>
      <w:r>
        <w:rPr>
          <w:rFonts w:asciiTheme="minorHAnsi" w:hAnsiTheme="minorHAnsi" w:cstheme="minorBidi"/>
          <w:color w:val="1F497D"/>
          <w:sz w:val="24"/>
        </w:rPr>
        <w:t xml:space="preserve"> который пробуете включить</w:t>
      </w:r>
      <w:r w:rsidR="003D4430">
        <w:rPr>
          <w:rFonts w:asciiTheme="minorHAnsi" w:hAnsiTheme="minorHAnsi" w:cstheme="minorBidi"/>
          <w:color w:val="1F497D"/>
          <w:sz w:val="24"/>
        </w:rPr>
        <w:t xml:space="preserve">, на платформе </w:t>
      </w:r>
      <w:r w:rsidR="003D4430">
        <w:rPr>
          <w:rFonts w:asciiTheme="minorHAnsi" w:hAnsiTheme="minorHAnsi" w:cstheme="minorBidi"/>
          <w:color w:val="1F497D"/>
          <w:sz w:val="24"/>
          <w:lang w:val="en-US"/>
        </w:rPr>
        <w:t>TVE</w:t>
      </w:r>
      <w:r>
        <w:rPr>
          <w:rFonts w:asciiTheme="minorHAnsi" w:hAnsiTheme="minorHAnsi" w:cstheme="minorBidi"/>
          <w:color w:val="1F497D"/>
          <w:sz w:val="24"/>
        </w:rPr>
        <w:t xml:space="preserve"> не настроено ни одного пакета в который он входит, либо когда произошла неправильная синхронизация пакетов/каналов на стороне </w:t>
      </w:r>
      <w:r w:rsidR="009434E2">
        <w:rPr>
          <w:rFonts w:asciiTheme="minorHAnsi" w:hAnsiTheme="minorHAnsi" w:cstheme="minorBidi"/>
          <w:color w:val="1F497D"/>
          <w:sz w:val="24"/>
        </w:rPr>
        <w:t>СУЗ</w:t>
      </w:r>
      <w:r>
        <w:rPr>
          <w:rFonts w:asciiTheme="minorHAnsi" w:hAnsiTheme="minorHAnsi" w:cstheme="minorBidi"/>
          <w:color w:val="1F497D"/>
          <w:sz w:val="24"/>
        </w:rPr>
        <w:t xml:space="preserve">-платформа </w:t>
      </w:r>
      <w:r>
        <w:rPr>
          <w:rFonts w:asciiTheme="minorHAnsi" w:hAnsiTheme="minorHAnsi" w:cstheme="minorBidi"/>
          <w:color w:val="1F497D"/>
          <w:sz w:val="24"/>
          <w:lang w:val="en-US"/>
        </w:rPr>
        <w:t>TVE</w:t>
      </w:r>
      <w:r>
        <w:rPr>
          <w:rFonts w:asciiTheme="minorHAnsi" w:hAnsiTheme="minorHAnsi" w:cstheme="minorBidi"/>
          <w:color w:val="1F497D"/>
          <w:sz w:val="24"/>
        </w:rPr>
        <w:t>-приставка.</w:t>
      </w:r>
    </w:p>
    <w:p w14:paraId="5ED8AB00" w14:textId="77777777" w:rsidR="00204160" w:rsidRDefault="001F2477" w:rsidP="001F2477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lastRenderedPageBreak/>
        <w:t xml:space="preserve">При возникновении проблемы требуется перезагрузить приставку, попробовать выбрать этот же канал еще раз. </w:t>
      </w:r>
    </w:p>
    <w:p w14:paraId="392501C2" w14:textId="77777777" w:rsidR="006D2B23" w:rsidRDefault="001F2477" w:rsidP="001F2477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Если ошибка не ушла, обратиться в техподдержку для проверки обязательно указав канал, на котором возникает ошибка. </w:t>
      </w:r>
    </w:p>
    <w:p w14:paraId="5BC13263" w14:textId="77777777" w:rsidR="001F2477" w:rsidRDefault="001F2477" w:rsidP="001F2477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</w:p>
    <w:p w14:paraId="1DB6E1AC" w14:textId="77777777" w:rsidR="00204160" w:rsidRPr="00204160" w:rsidRDefault="001F2477" w:rsidP="00610E99">
      <w:pPr>
        <w:pStyle w:val="a3"/>
        <w:numPr>
          <w:ilvl w:val="0"/>
          <w:numId w:val="10"/>
        </w:numPr>
      </w:pPr>
      <w:r>
        <w:rPr>
          <w:rFonts w:asciiTheme="minorHAnsi" w:hAnsiTheme="minorHAnsi" w:cstheme="minorBidi"/>
          <w:color w:val="1F497D"/>
          <w:sz w:val="24"/>
        </w:rPr>
        <w:t xml:space="preserve">Ошибки 3 и 16 – сетевые ошибки. Возникают при проблемах с сетью во время работы приставки при обращении к платформе </w:t>
      </w:r>
      <w:r>
        <w:rPr>
          <w:rFonts w:asciiTheme="minorHAnsi" w:hAnsiTheme="minorHAnsi" w:cstheme="minorBidi"/>
          <w:color w:val="1F497D"/>
          <w:sz w:val="24"/>
          <w:lang w:val="en-US"/>
        </w:rPr>
        <w:t>TVE</w:t>
      </w:r>
      <w:r w:rsidRPr="001F2477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(по адресу</w:t>
      </w:r>
      <w:r w:rsidRPr="001F2477">
        <w:rPr>
          <w:rFonts w:asciiTheme="minorHAnsi" w:hAnsiTheme="minorHAnsi" w:cstheme="minorBidi"/>
          <w:color w:val="1F497D"/>
          <w:sz w:val="24"/>
        </w:rPr>
        <w:t xml:space="preserve"> </w:t>
      </w:r>
      <w:r w:rsidR="00204160">
        <w:rPr>
          <w:rFonts w:asciiTheme="minorHAnsi" w:hAnsiTheme="minorHAnsi" w:cstheme="minorBidi"/>
          <w:color w:val="1F497D"/>
          <w:sz w:val="24"/>
          <w:lang w:val="en-US"/>
        </w:rPr>
        <w:t>rest</w:t>
      </w:r>
      <w:r w:rsidR="00204160" w:rsidRPr="00204160">
        <w:rPr>
          <w:rFonts w:asciiTheme="minorHAnsi" w:hAnsiTheme="minorHAnsi" w:cstheme="minorBidi"/>
          <w:color w:val="1F497D"/>
          <w:sz w:val="24"/>
        </w:rPr>
        <w:t>.</w:t>
      </w:r>
      <w:r w:rsidR="00204160">
        <w:rPr>
          <w:rFonts w:asciiTheme="minorHAnsi" w:hAnsiTheme="minorHAnsi" w:cstheme="minorBidi"/>
          <w:color w:val="1F497D"/>
          <w:sz w:val="24"/>
          <w:lang w:val="en-US"/>
        </w:rPr>
        <w:t>beeline</w:t>
      </w:r>
      <w:r w:rsidR="00204160" w:rsidRPr="00204160">
        <w:rPr>
          <w:rFonts w:asciiTheme="minorHAnsi" w:hAnsiTheme="minorHAnsi" w:cstheme="minorBidi"/>
          <w:color w:val="1F497D"/>
          <w:sz w:val="24"/>
        </w:rPr>
        <w:t>.</w:t>
      </w:r>
      <w:proofErr w:type="spellStart"/>
      <w:r w:rsidR="00204160">
        <w:rPr>
          <w:rFonts w:asciiTheme="minorHAnsi" w:hAnsiTheme="minorHAnsi" w:cstheme="minorBidi"/>
          <w:color w:val="1F497D"/>
          <w:sz w:val="24"/>
          <w:lang w:val="en-US"/>
        </w:rPr>
        <w:t>tv</w:t>
      </w:r>
      <w:proofErr w:type="spellEnd"/>
      <w:r>
        <w:rPr>
          <w:rFonts w:asciiTheme="minorHAnsi" w:hAnsiTheme="minorHAnsi" w:cstheme="minorBidi"/>
          <w:color w:val="1F497D"/>
          <w:sz w:val="24"/>
        </w:rPr>
        <w:t>)</w:t>
      </w:r>
      <w:r w:rsidR="00204160" w:rsidRPr="00204160">
        <w:rPr>
          <w:rFonts w:asciiTheme="minorHAnsi" w:hAnsiTheme="minorHAnsi" w:cstheme="minorBidi"/>
          <w:color w:val="1F497D"/>
          <w:sz w:val="24"/>
        </w:rPr>
        <w:t xml:space="preserve">. </w:t>
      </w:r>
    </w:p>
    <w:p w14:paraId="0BFC57EF" w14:textId="77777777" w:rsidR="00204160" w:rsidRDefault="00204160" w:rsidP="00204160">
      <w:pPr>
        <w:pStyle w:val="a3"/>
        <w:ind w:left="1080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 xml:space="preserve">Пробуем перезагрузить приставку, проверяем работу. Если ошибки остались, то требуется проверить работу </w:t>
      </w:r>
      <w:r w:rsidR="003D4430">
        <w:rPr>
          <w:rFonts w:asciiTheme="minorHAnsi" w:hAnsiTheme="minorHAnsi" w:cstheme="minorBidi"/>
          <w:color w:val="1F497D"/>
          <w:sz w:val="24"/>
        </w:rPr>
        <w:t xml:space="preserve">интернета на том же подключении, </w:t>
      </w:r>
      <w:r>
        <w:rPr>
          <w:rFonts w:asciiTheme="minorHAnsi" w:hAnsiTheme="minorHAnsi" w:cstheme="minorBidi"/>
          <w:color w:val="1F497D"/>
          <w:sz w:val="24"/>
        </w:rPr>
        <w:t xml:space="preserve">что и приставка (Кабель которым подключена приставка либо </w:t>
      </w:r>
      <w:proofErr w:type="spellStart"/>
      <w:r>
        <w:rPr>
          <w:rFonts w:asciiTheme="minorHAnsi" w:hAnsiTheme="minorHAnsi" w:cstheme="minorBidi"/>
          <w:color w:val="1F497D"/>
          <w:sz w:val="24"/>
          <w:lang w:val="en-US"/>
        </w:rPr>
        <w:t>wi</w:t>
      </w:r>
      <w:proofErr w:type="spellEnd"/>
      <w:r w:rsidRPr="006D2B23">
        <w:rPr>
          <w:rFonts w:asciiTheme="minorHAnsi" w:hAnsiTheme="minorHAnsi" w:cstheme="minorBidi"/>
          <w:color w:val="1F497D"/>
          <w:sz w:val="24"/>
        </w:rPr>
        <w:t>-</w:t>
      </w:r>
      <w:r>
        <w:rPr>
          <w:rFonts w:asciiTheme="minorHAnsi" w:hAnsiTheme="minorHAnsi" w:cstheme="minorBidi"/>
          <w:color w:val="1F497D"/>
          <w:sz w:val="24"/>
          <w:lang w:val="en-US"/>
        </w:rPr>
        <w:t>fi</w:t>
      </w:r>
      <w:r w:rsidRPr="006D2B23">
        <w:rPr>
          <w:rFonts w:asciiTheme="minorHAnsi" w:hAnsiTheme="minorHAnsi" w:cstheme="minorBidi"/>
          <w:color w:val="1F497D"/>
          <w:sz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</w:rPr>
        <w:t>сеть).</w:t>
      </w:r>
    </w:p>
    <w:p w14:paraId="6AC61422" w14:textId="77777777" w:rsidR="001F2477" w:rsidRPr="006D2B23" w:rsidRDefault="00204160" w:rsidP="00204160">
      <w:pPr>
        <w:pStyle w:val="a3"/>
        <w:ind w:left="1080"/>
      </w:pPr>
      <w:r>
        <w:rPr>
          <w:rFonts w:asciiTheme="minorHAnsi" w:hAnsiTheme="minorHAnsi" w:cstheme="minorBidi"/>
          <w:color w:val="1F497D"/>
          <w:sz w:val="24"/>
        </w:rPr>
        <w:t xml:space="preserve">Если с интернетом проблем нет – необходимо обратиться в техподдержку для проверки работы сервиса. </w:t>
      </w:r>
    </w:p>
    <w:p w14:paraId="4BFF51EA" w14:textId="77777777" w:rsidR="00156045" w:rsidRPr="00156045" w:rsidRDefault="00156045" w:rsidP="00156045"/>
    <w:p w14:paraId="1CF657B3" w14:textId="77777777" w:rsidR="00663CD1" w:rsidRDefault="009161B9" w:rsidP="00F51733">
      <w:pPr>
        <w:pStyle w:val="1"/>
      </w:pPr>
      <w:bookmarkStart w:id="11" w:name="_Toc48300580"/>
      <w:r>
        <w:t xml:space="preserve">Диагностика проблем, возникающих при подключении приставки по </w:t>
      </w:r>
      <w:proofErr w:type="spellStart"/>
      <w:r>
        <w:rPr>
          <w:lang w:val="en-US"/>
        </w:rPr>
        <w:t>WiFi</w:t>
      </w:r>
      <w:bookmarkEnd w:id="11"/>
      <w:proofErr w:type="spellEnd"/>
    </w:p>
    <w:p w14:paraId="318F31C4" w14:textId="77777777" w:rsidR="006C5B14" w:rsidRDefault="006C5B14" w:rsidP="00A60A96">
      <w:pPr>
        <w:pStyle w:val="a3"/>
        <w:rPr>
          <w:rFonts w:asciiTheme="minorHAnsi" w:hAnsiTheme="minorHAnsi" w:cstheme="minorBidi"/>
          <w:b/>
          <w:color w:val="1F497D"/>
          <w:sz w:val="24"/>
          <w:u w:val="single"/>
        </w:rPr>
      </w:pPr>
      <w:r>
        <w:rPr>
          <w:rFonts w:asciiTheme="minorHAnsi" w:hAnsiTheme="minorHAnsi" w:cstheme="minorBidi"/>
          <w:b/>
          <w:noProof/>
          <w:color w:val="1F497D"/>
          <w:sz w:val="24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F434A" wp14:editId="4AB5500A">
                <wp:simplePos x="0" y="0"/>
                <wp:positionH relativeFrom="column">
                  <wp:posOffset>271587</wp:posOffset>
                </wp:positionH>
                <wp:positionV relativeFrom="paragraph">
                  <wp:posOffset>144890</wp:posOffset>
                </wp:positionV>
                <wp:extent cx="5701085" cy="588397"/>
                <wp:effectExtent l="0" t="0" r="13970" b="2159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5" cy="58839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2751E1F3" id="Прямоугольник 11" o:spid="_x0000_s1026" style="position:absolute;margin-left:21.4pt;margin-top:11.4pt;width:448.9pt;height:4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" filled="f" strokecolor="#243f60 [1604]" strokeweight="2pt"/>
            </w:pict>
          </mc:Fallback>
        </mc:AlternateContent>
      </w:r>
    </w:p>
    <w:p w14:paraId="5D74E778" w14:textId="7FF02702" w:rsidR="006C5B14" w:rsidRPr="006C5B14" w:rsidRDefault="006C5B14" w:rsidP="00A60A96">
      <w:pPr>
        <w:pStyle w:val="a3"/>
        <w:rPr>
          <w:rFonts w:asciiTheme="minorHAnsi" w:hAnsiTheme="minorHAnsi" w:cstheme="minorBidi"/>
          <w:color w:val="1F497D"/>
          <w:sz w:val="24"/>
          <w:u w:val="single"/>
        </w:rPr>
      </w:pPr>
      <w:r w:rsidRPr="006C5B14">
        <w:rPr>
          <w:rFonts w:asciiTheme="minorHAnsi" w:hAnsiTheme="minorHAnsi" w:cstheme="minorBidi"/>
          <w:b/>
          <w:color w:val="1F497D"/>
          <w:sz w:val="24"/>
          <w:u w:val="single"/>
        </w:rPr>
        <w:t>Внимание!</w:t>
      </w:r>
      <w:r>
        <w:rPr>
          <w:rFonts w:asciiTheme="minorHAnsi" w:hAnsiTheme="minorHAnsi" w:cstheme="minorBidi"/>
          <w:color w:val="1F497D"/>
          <w:sz w:val="24"/>
          <w:u w:val="single"/>
        </w:rPr>
        <w:t xml:space="preserve"> </w:t>
      </w:r>
      <w:r w:rsidRPr="006C5B14">
        <w:rPr>
          <w:rFonts w:asciiTheme="minorHAnsi" w:hAnsiTheme="minorHAnsi" w:cstheme="minorBidi"/>
          <w:color w:val="1F497D"/>
          <w:sz w:val="24"/>
          <w:u w:val="single"/>
        </w:rPr>
        <w:t xml:space="preserve">При подключении по </w:t>
      </w:r>
      <w:proofErr w:type="spellStart"/>
      <w:r w:rsidRPr="006C5B14">
        <w:rPr>
          <w:rFonts w:asciiTheme="minorHAnsi" w:hAnsiTheme="minorHAnsi" w:cstheme="minorBidi"/>
          <w:color w:val="1F497D"/>
          <w:sz w:val="24"/>
          <w:u w:val="single"/>
          <w:lang w:val="en-US"/>
        </w:rPr>
        <w:t>WiFi</w:t>
      </w:r>
      <w:proofErr w:type="spellEnd"/>
      <w:r w:rsidRPr="006C5B14">
        <w:rPr>
          <w:rFonts w:asciiTheme="minorHAnsi" w:hAnsiTheme="minorHAnsi" w:cstheme="minorBidi"/>
          <w:color w:val="1F497D"/>
          <w:sz w:val="24"/>
          <w:u w:val="single"/>
        </w:rPr>
        <w:t xml:space="preserve"> настоятельно рекомендуется использовать диапазон 5</w:t>
      </w:r>
      <w:r w:rsidRPr="006C5B14">
        <w:rPr>
          <w:rFonts w:asciiTheme="minorHAnsi" w:hAnsiTheme="minorHAnsi" w:cstheme="minorBidi"/>
          <w:color w:val="1F497D"/>
          <w:sz w:val="24"/>
          <w:u w:val="single"/>
          <w:lang w:val="en-US"/>
        </w:rPr>
        <w:t>G</w:t>
      </w:r>
      <w:proofErr w:type="spellStart"/>
      <w:r w:rsidR="0053795C">
        <w:rPr>
          <w:rFonts w:asciiTheme="minorHAnsi" w:hAnsiTheme="minorHAnsi" w:cstheme="minorBidi"/>
          <w:color w:val="1F497D"/>
          <w:sz w:val="24"/>
          <w:u w:val="single"/>
        </w:rPr>
        <w:t>hz</w:t>
      </w:r>
      <w:proofErr w:type="spellEnd"/>
      <w:r w:rsidRPr="006C5B14">
        <w:rPr>
          <w:rFonts w:asciiTheme="minorHAnsi" w:hAnsiTheme="minorHAnsi" w:cstheme="minorBidi"/>
          <w:color w:val="1F497D"/>
          <w:sz w:val="24"/>
          <w:u w:val="single"/>
        </w:rPr>
        <w:t>.</w:t>
      </w:r>
    </w:p>
    <w:p w14:paraId="68E0DA6E" w14:textId="77777777" w:rsidR="006C5B14" w:rsidRDefault="006C5B14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1528A71F" w14:textId="3A739C52" w:rsidR="006C5B14" w:rsidRPr="0089747A" w:rsidRDefault="006C5B14" w:rsidP="006C5B14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 xml:space="preserve">При подключении приставки по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монтажник должен убедиться, что качество сигнала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стабильно хорошее.</w:t>
      </w:r>
    </w:p>
    <w:p w14:paraId="53A01F16" w14:textId="77777777" w:rsidR="006C5B14" w:rsidRDefault="006C5B14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40D56C21" w14:textId="77777777" w:rsidR="0065517B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 xml:space="preserve">Для этого </w:t>
      </w:r>
      <w:r w:rsidR="0065517B">
        <w:rPr>
          <w:rFonts w:asciiTheme="minorHAnsi" w:hAnsiTheme="minorHAnsi" w:cstheme="minorBidi"/>
          <w:color w:val="1F497D"/>
          <w:sz w:val="24"/>
        </w:rPr>
        <w:t>достаточно провести тест скорости подключения через меню приставки «Настройки – Сеть – Проверка подключения».</w:t>
      </w:r>
    </w:p>
    <w:p w14:paraId="56A1FF5C" w14:textId="77777777" w:rsidR="00A60A96" w:rsidRPr="009161B9" w:rsidRDefault="0065517B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rFonts w:asciiTheme="minorHAnsi" w:hAnsiTheme="minorHAnsi" w:cstheme="minorBidi"/>
          <w:color w:val="1F497D"/>
          <w:sz w:val="24"/>
        </w:rPr>
        <w:t>Дополнительно можно</w:t>
      </w:r>
      <w:r w:rsidR="00A60A96" w:rsidRPr="009161B9">
        <w:rPr>
          <w:rFonts w:asciiTheme="minorHAnsi" w:hAnsiTheme="minorHAnsi" w:cstheme="minorBidi"/>
          <w:color w:val="1F497D"/>
          <w:sz w:val="24"/>
        </w:rPr>
        <w:t>:</w:t>
      </w:r>
    </w:p>
    <w:p w14:paraId="1FCE504E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1.</w:t>
      </w:r>
      <w:r w:rsidRPr="009161B9">
        <w:rPr>
          <w:rFonts w:asciiTheme="minorHAnsi" w:hAnsiTheme="minorHAnsi" w:cstheme="minorBidi"/>
          <w:color w:val="1F497D"/>
          <w:sz w:val="24"/>
        </w:rPr>
        <w:tab/>
        <w:t>Установить на личный смартфон приложение “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Speed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test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>” (</w:t>
      </w:r>
      <w:proofErr w:type="gramStart"/>
      <w:r w:rsidRPr="009161B9">
        <w:rPr>
          <w:rFonts w:asciiTheme="minorHAnsi" w:hAnsiTheme="minorHAnsi" w:cstheme="minorBidi"/>
          <w:color w:val="1F497D"/>
          <w:sz w:val="24"/>
        </w:rPr>
        <w:t>https://play.google.com/store/apps/details?id=org.zwanoo.android.speedtest )</w:t>
      </w:r>
      <w:proofErr w:type="gramEnd"/>
    </w:p>
    <w:p w14:paraId="48EB78AF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2.</w:t>
      </w:r>
      <w:r w:rsidRPr="009161B9">
        <w:rPr>
          <w:rFonts w:asciiTheme="minorHAnsi" w:hAnsiTheme="minorHAnsi" w:cstheme="minorBidi"/>
          <w:color w:val="1F497D"/>
          <w:sz w:val="24"/>
        </w:rPr>
        <w:tab/>
        <w:t xml:space="preserve">Расположить телефон </w:t>
      </w:r>
      <w:r w:rsidRPr="006C5B14">
        <w:rPr>
          <w:rFonts w:asciiTheme="minorHAnsi" w:hAnsiTheme="minorHAnsi" w:cstheme="minorBidi"/>
          <w:b/>
          <w:color w:val="1F497D"/>
          <w:sz w:val="24"/>
          <w:u w:val="single"/>
        </w:rPr>
        <w:t>рядом с приставкой</w:t>
      </w:r>
      <w:r w:rsidRPr="009161B9">
        <w:rPr>
          <w:rFonts w:asciiTheme="minorHAnsi" w:hAnsiTheme="minorHAnsi" w:cstheme="minorBidi"/>
          <w:color w:val="1F497D"/>
          <w:sz w:val="24"/>
        </w:rPr>
        <w:t>, запустить приложение и выполнить замер скорости подключения несколько раз</w:t>
      </w:r>
    </w:p>
    <w:p w14:paraId="0C819BD5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3.</w:t>
      </w:r>
      <w:r w:rsidR="0023480B">
        <w:rPr>
          <w:rFonts w:asciiTheme="minorHAnsi" w:hAnsiTheme="minorHAnsi" w:cstheme="minorBidi"/>
          <w:color w:val="1F497D"/>
          <w:sz w:val="24"/>
        </w:rPr>
        <w:tab/>
        <w:t>Скорость должна быть не менее 20</w:t>
      </w:r>
      <w:r w:rsidRPr="009161B9">
        <w:rPr>
          <w:rFonts w:asciiTheme="minorHAnsi" w:hAnsiTheme="minorHAnsi" w:cstheme="minorBidi"/>
          <w:color w:val="1F497D"/>
          <w:sz w:val="24"/>
        </w:rPr>
        <w:t xml:space="preserve"> Мбит/c. </w:t>
      </w:r>
    </w:p>
    <w:p w14:paraId="6343EE14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4.</w:t>
      </w:r>
      <w:r w:rsidRPr="009161B9">
        <w:rPr>
          <w:rFonts w:asciiTheme="minorHAnsi" w:hAnsiTheme="minorHAnsi" w:cstheme="minorBidi"/>
          <w:color w:val="1F497D"/>
          <w:sz w:val="24"/>
        </w:rPr>
        <w:tab/>
        <w:t xml:space="preserve">Также следует обращать внимание на параметры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Ping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– должен быть не более ~30-50мс, и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Jitter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– должно быть не более ~20мс</w:t>
      </w:r>
    </w:p>
    <w:p w14:paraId="40115BD8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 xml:space="preserve">На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скрине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ниже параметры подключения находятся на нижней границе рабочего диапазона, при таких параметрах могут быть проблемы со стабильностью ТВ сигнала.</w:t>
      </w:r>
    </w:p>
    <w:p w14:paraId="74FD3A7E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</w:p>
    <w:p w14:paraId="31B9E97D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8CC6787" wp14:editId="44AC5BFE">
            <wp:extent cx="1968500" cy="3498215"/>
            <wp:effectExtent l="0" t="0" r="0" b="698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21AC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5.</w:t>
      </w:r>
      <w:r w:rsidRPr="009161B9">
        <w:rPr>
          <w:rFonts w:asciiTheme="minorHAnsi" w:hAnsiTheme="minorHAnsi" w:cstheme="minorBidi"/>
          <w:color w:val="1F497D"/>
          <w:sz w:val="24"/>
        </w:rPr>
        <w:tab/>
        <w:t xml:space="preserve">Также рекомендуется убедиться, что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на роутере клиента настроен на не сильно зашумленный канал. Для этого можно установить приложение “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Analyzer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>” (</w:t>
      </w:r>
      <w:proofErr w:type="gramStart"/>
      <w:r w:rsidRPr="009161B9">
        <w:rPr>
          <w:rFonts w:asciiTheme="minorHAnsi" w:hAnsiTheme="minorHAnsi" w:cstheme="minorBidi"/>
          <w:color w:val="1F497D"/>
          <w:sz w:val="24"/>
        </w:rPr>
        <w:t>https://play.google.com/store/apps/details?id=com.farproc.wifi.analyzer )</w:t>
      </w:r>
      <w:proofErr w:type="gramEnd"/>
    </w:p>
    <w:p w14:paraId="44FBA557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6.</w:t>
      </w:r>
      <w:r w:rsidRPr="009161B9">
        <w:rPr>
          <w:rFonts w:asciiTheme="minorHAnsi" w:hAnsiTheme="minorHAnsi" w:cstheme="minorBidi"/>
          <w:color w:val="1F497D"/>
          <w:sz w:val="24"/>
        </w:rPr>
        <w:tab/>
      </w:r>
      <w:proofErr w:type="gramStart"/>
      <w:r w:rsidRPr="009161B9">
        <w:rPr>
          <w:rFonts w:asciiTheme="minorHAnsi" w:hAnsiTheme="minorHAnsi" w:cstheme="minorBidi"/>
          <w:color w:val="1F497D"/>
          <w:sz w:val="24"/>
        </w:rPr>
        <w:t>С</w:t>
      </w:r>
      <w:proofErr w:type="gramEnd"/>
      <w:r w:rsidRPr="009161B9">
        <w:rPr>
          <w:rFonts w:asciiTheme="minorHAnsi" w:hAnsiTheme="minorHAnsi" w:cstheme="minorBidi"/>
          <w:color w:val="1F497D"/>
          <w:sz w:val="24"/>
        </w:rPr>
        <w:t xml:space="preserve"> его помощью проверить, что </w:t>
      </w:r>
    </w:p>
    <w:p w14:paraId="0502DCFE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a.</w:t>
      </w:r>
      <w:r w:rsidRPr="009161B9">
        <w:rPr>
          <w:rFonts w:asciiTheme="minorHAnsi" w:hAnsiTheme="minorHAnsi" w:cstheme="minorBidi"/>
          <w:color w:val="1F497D"/>
          <w:sz w:val="24"/>
        </w:rPr>
        <w:tab/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сеть клиента не пересекается по каналу с другими сетями (пример на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скрине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ниже). В этом случае можно перенастроить на роутере канал, на котором работает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>, выбрав один из свободных</w:t>
      </w:r>
    </w:p>
    <w:p w14:paraId="59E49C57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b.</w:t>
      </w:r>
      <w:r w:rsidRPr="009161B9">
        <w:rPr>
          <w:rFonts w:asciiTheme="minorHAnsi" w:hAnsiTheme="minorHAnsi" w:cstheme="minorBidi"/>
          <w:color w:val="1F497D"/>
          <w:sz w:val="24"/>
        </w:rPr>
        <w:tab/>
        <w:t xml:space="preserve">Мощность сигнала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не ниже «-70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Db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>»</w:t>
      </w:r>
    </w:p>
    <w:p w14:paraId="324EABEB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 xml:space="preserve">На скриншоте ниже видно, что условия сети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WiFi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 xml:space="preserve"> “VC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Employee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>” удовлетворяют условиям – сигнал -63Db, хотя она и пересекается с другой сетью по каналу</w:t>
      </w:r>
    </w:p>
    <w:p w14:paraId="0F2628F2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 xml:space="preserve">Параметры сети «VC </w:t>
      </w:r>
      <w:proofErr w:type="spellStart"/>
      <w:r w:rsidRPr="009161B9">
        <w:rPr>
          <w:rFonts w:asciiTheme="minorHAnsi" w:hAnsiTheme="minorHAnsi" w:cstheme="minorBidi"/>
          <w:color w:val="1F497D"/>
          <w:sz w:val="24"/>
        </w:rPr>
        <w:t>Guest</w:t>
      </w:r>
      <w:proofErr w:type="spellEnd"/>
      <w:r w:rsidRPr="009161B9">
        <w:rPr>
          <w:rFonts w:asciiTheme="minorHAnsi" w:hAnsiTheme="minorHAnsi" w:cstheme="minorBidi"/>
          <w:color w:val="1F497D"/>
          <w:sz w:val="24"/>
        </w:rPr>
        <w:t>» не удовлетворяют условиям – сигнал сети слишком слабый (-70Db). То есть приставка расположена слишком далеко от роутера, или же на пути сигнала есть помехи (</w:t>
      </w:r>
      <w:proofErr w:type="gramStart"/>
      <w:r w:rsidRPr="009161B9">
        <w:rPr>
          <w:rFonts w:asciiTheme="minorHAnsi" w:hAnsiTheme="minorHAnsi" w:cstheme="minorBidi"/>
          <w:color w:val="1F497D"/>
          <w:sz w:val="24"/>
        </w:rPr>
        <w:t>железо-бетонные</w:t>
      </w:r>
      <w:proofErr w:type="gramEnd"/>
      <w:r w:rsidRPr="009161B9">
        <w:rPr>
          <w:rFonts w:asciiTheme="minorHAnsi" w:hAnsiTheme="minorHAnsi" w:cstheme="minorBidi"/>
          <w:color w:val="1F497D"/>
          <w:sz w:val="24"/>
        </w:rPr>
        <w:t xml:space="preserve"> перегородки, и т.п.)</w:t>
      </w:r>
    </w:p>
    <w:p w14:paraId="45FD85D5" w14:textId="77777777" w:rsidR="00A60A96" w:rsidRPr="009161B9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351F0B9" wp14:editId="198CADB2">
            <wp:extent cx="2599690" cy="3874135"/>
            <wp:effectExtent l="0" t="0" r="0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25E1" w14:textId="77777777" w:rsidR="00A60A96" w:rsidRDefault="00A60A96" w:rsidP="00A60A96">
      <w:pPr>
        <w:pStyle w:val="a3"/>
        <w:rPr>
          <w:rFonts w:asciiTheme="minorHAnsi" w:hAnsiTheme="minorHAnsi" w:cstheme="minorBidi"/>
          <w:color w:val="1F497D"/>
          <w:sz w:val="24"/>
        </w:rPr>
      </w:pPr>
      <w:r w:rsidRPr="009161B9">
        <w:rPr>
          <w:rFonts w:asciiTheme="minorHAnsi" w:hAnsiTheme="minorHAnsi" w:cstheme="minorBidi"/>
          <w:color w:val="1F497D"/>
          <w:sz w:val="24"/>
        </w:rPr>
        <w:t>В случае, если все условия выше выполнены успешно, но все равно наблюдаются проблемы с видео – оно явно плохого качества, или наблюдаются частые зависания видео – просьба обращаться по ста</w:t>
      </w:r>
      <w:r>
        <w:rPr>
          <w:rFonts w:asciiTheme="minorHAnsi" w:hAnsiTheme="minorHAnsi" w:cstheme="minorBidi"/>
          <w:color w:val="1F497D"/>
          <w:sz w:val="24"/>
        </w:rPr>
        <w:t>ндартной процедуре поддержки</w:t>
      </w:r>
      <w:r w:rsidRPr="009161B9">
        <w:rPr>
          <w:rFonts w:asciiTheme="minorHAnsi" w:hAnsiTheme="minorHAnsi" w:cstheme="minorBidi"/>
          <w:color w:val="1F497D"/>
          <w:sz w:val="24"/>
        </w:rPr>
        <w:t>.</w:t>
      </w:r>
    </w:p>
    <w:p w14:paraId="7C2DF8FC" w14:textId="77777777" w:rsidR="00AC0105" w:rsidRDefault="00AC0105" w:rsidP="00663CD1">
      <w:pPr>
        <w:ind w:firstLine="567"/>
      </w:pPr>
    </w:p>
    <w:p w14:paraId="0AB5C9FF" w14:textId="77777777" w:rsidR="00AC0105" w:rsidRDefault="00A60A96" w:rsidP="00F51733">
      <w:pPr>
        <w:pStyle w:val="1"/>
      </w:pPr>
      <w:bookmarkStart w:id="12" w:name="_Toc48300581"/>
      <w:r>
        <w:t>Данные, необходимые для правильной диагностики проблемы клиента</w:t>
      </w:r>
      <w:bookmarkEnd w:id="12"/>
    </w:p>
    <w:p w14:paraId="7B12E538" w14:textId="77777777" w:rsidR="00A60A96" w:rsidRPr="00A60A96" w:rsidRDefault="00A60A96" w:rsidP="00A60A96">
      <w:pPr>
        <w:spacing w:after="0" w:line="240" w:lineRule="auto"/>
        <w:ind w:left="709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>Если у вас произошла какая-то ошибка и вы сдаете дефект, то необходимо указывать следующую информацию (таблица для заполнения ниже):</w:t>
      </w:r>
    </w:p>
    <w:p w14:paraId="1EF08E48" w14:textId="77777777" w:rsidR="006C5B14" w:rsidRDefault="006C5B14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  <w:lang w:val="en-US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логин (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FTTB)</w:t>
      </w:r>
    </w:p>
    <w:p w14:paraId="0D8F1A3B" w14:textId="77777777" w:rsidR="006C5B14" w:rsidRPr="00A60A96" w:rsidRDefault="006C5B14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город</w:t>
      </w:r>
    </w:p>
    <w:p w14:paraId="45EDF425" w14:textId="77777777" w:rsidR="00A60A96" w:rsidRPr="00A60A96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устройство (приставка, </w:t>
      </w:r>
      <w:proofErr w:type="spellStart"/>
      <w:r w:rsidR="0023480B">
        <w:rPr>
          <w:rFonts w:asciiTheme="minorHAnsi" w:hAnsiTheme="minorHAnsi" w:cstheme="minorBidi"/>
          <w:color w:val="1F497D"/>
          <w:sz w:val="24"/>
          <w:szCs w:val="24"/>
          <w:lang w:val="en-US"/>
        </w:rPr>
        <w:t>SmartTV</w:t>
      </w:r>
      <w:proofErr w:type="spellEnd"/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A60A96">
        <w:rPr>
          <w:rFonts w:asciiTheme="minorHAnsi" w:hAnsiTheme="minorHAnsi" w:cstheme="minorBidi"/>
          <w:color w:val="1F497D"/>
          <w:sz w:val="24"/>
          <w:szCs w:val="24"/>
        </w:rPr>
        <w:t>android</w:t>
      </w:r>
      <w:proofErr w:type="spellEnd"/>
      <w:r w:rsidR="0023480B">
        <w:rPr>
          <w:rFonts w:asciiTheme="minorHAnsi" w:hAnsiTheme="minorHAnsi" w:cstheme="minorBidi"/>
          <w:color w:val="1F497D"/>
          <w:sz w:val="24"/>
          <w:szCs w:val="24"/>
        </w:rPr>
        <w:t>)</w:t>
      </w:r>
      <w:r w:rsidR="00086F0D" w:rsidRPr="00086F0D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 w:rsidR="00086F0D">
        <w:rPr>
          <w:rFonts w:asciiTheme="minorHAnsi" w:hAnsiTheme="minorHAnsi" w:cstheme="minorBidi"/>
          <w:color w:val="1F497D"/>
          <w:sz w:val="24"/>
          <w:szCs w:val="24"/>
        </w:rPr>
        <w:t>если приставка, то указать ее МАС</w:t>
      </w:r>
    </w:p>
    <w:p w14:paraId="54BBF772" w14:textId="77777777" w:rsidR="00A60A96" w:rsidRPr="00A60A96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>тип подключения (</w:t>
      </w:r>
      <w:proofErr w:type="spellStart"/>
      <w:r w:rsidRPr="00A60A96">
        <w:rPr>
          <w:rFonts w:asciiTheme="minorHAnsi" w:hAnsiTheme="minorHAnsi" w:cstheme="minorBidi"/>
          <w:color w:val="1F497D"/>
          <w:sz w:val="24"/>
          <w:szCs w:val="24"/>
        </w:rPr>
        <w:t>wi-fi</w:t>
      </w:r>
      <w:proofErr w:type="spellEnd"/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, LAN), IP адрес подключения </w:t>
      </w:r>
    </w:p>
    <w:p w14:paraId="4A10BF9B" w14:textId="77777777" w:rsidR="00A60A96" w:rsidRPr="00A60A96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описание действий, 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приведших к проблеме</w:t>
      </w:r>
    </w:p>
    <w:p w14:paraId="7F938C6C" w14:textId="77777777" w:rsidR="00A60A96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>прим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ерное время обнаружение ошибки</w:t>
      </w:r>
    </w:p>
    <w:p w14:paraId="1F5BB6AA" w14:textId="2C0DB298" w:rsidR="00F87B43" w:rsidRDefault="006C5B14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лог проблемы с приставки</w:t>
      </w:r>
      <w:r w:rsidR="00086F0D">
        <w:rPr>
          <w:rFonts w:asciiTheme="minorHAnsi" w:hAnsiTheme="minorHAnsi" w:cstheme="minorBidi"/>
          <w:color w:val="1F497D"/>
          <w:sz w:val="24"/>
          <w:szCs w:val="24"/>
        </w:rPr>
        <w:t xml:space="preserve"> или </w:t>
      </w:r>
      <w:proofErr w:type="spellStart"/>
      <w:r w:rsidR="00086F0D">
        <w:rPr>
          <w:rFonts w:asciiTheme="minorHAnsi" w:hAnsiTheme="minorHAnsi" w:cstheme="minorBidi"/>
          <w:color w:val="1F497D"/>
          <w:sz w:val="24"/>
          <w:szCs w:val="24"/>
          <w:lang w:val="en-US"/>
        </w:rPr>
        <w:t>SmartTV</w:t>
      </w:r>
      <w:proofErr w:type="spellEnd"/>
      <w:r w:rsidR="00F87B43" w:rsidRPr="007221FD">
        <w:rPr>
          <w:rFonts w:asciiTheme="minorHAnsi" w:hAnsiTheme="minorHAnsi" w:cstheme="minorBidi"/>
          <w:color w:val="1F497D"/>
          <w:sz w:val="24"/>
          <w:szCs w:val="24"/>
        </w:rPr>
        <w:t>:</w:t>
      </w:r>
    </w:p>
    <w:p w14:paraId="40E82FA2" w14:textId="36FB08ED" w:rsidR="00F87B43" w:rsidRDefault="00F87B43" w:rsidP="00F87B43">
      <w:pPr>
        <w:pStyle w:val="a3"/>
        <w:numPr>
          <w:ilvl w:val="3"/>
          <w:numId w:val="3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Smart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TV</w:t>
      </w:r>
      <w:r w:rsidRPr="00F87B43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</w:rPr>
        <w:t>нажать комбинацию на пульте  «00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>0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01» </w:t>
      </w:r>
    </w:p>
    <w:p w14:paraId="57924257" w14:textId="141567CB" w:rsidR="00F87B43" w:rsidRPr="007221FD" w:rsidRDefault="00F87B43" w:rsidP="00F87B43">
      <w:pPr>
        <w:pStyle w:val="a3"/>
        <w:numPr>
          <w:ilvl w:val="3"/>
          <w:numId w:val="3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STB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GT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>-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Rasse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>/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ZTE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з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айти Настройки-Поддержка –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Send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>_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Report</w:t>
      </w:r>
    </w:p>
    <w:p w14:paraId="0AD7B243" w14:textId="105CC928" w:rsidR="00F87B43" w:rsidRDefault="00F87B43" w:rsidP="00F87B43">
      <w:pPr>
        <w:pStyle w:val="a3"/>
        <w:numPr>
          <w:ilvl w:val="3"/>
          <w:numId w:val="3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STB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Dune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– 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кнопка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Top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Menu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– </w:t>
      </w:r>
      <w:r>
        <w:rPr>
          <w:rFonts w:asciiTheme="minorHAnsi" w:hAnsiTheme="minorHAnsi" w:cstheme="minorBidi"/>
          <w:color w:val="1F497D"/>
          <w:sz w:val="24"/>
          <w:szCs w:val="24"/>
        </w:rPr>
        <w:t>Настройки – Поддержка – Отладочный дамп – Отправить</w:t>
      </w:r>
    </w:p>
    <w:p w14:paraId="64E38750" w14:textId="529DCC49" w:rsidR="00F87B43" w:rsidRDefault="00F87B43" w:rsidP="00F87B43">
      <w:pPr>
        <w:pStyle w:val="a3"/>
        <w:spacing w:after="0" w:line="240" w:lineRule="auto"/>
        <w:ind w:left="2880"/>
        <w:rPr>
          <w:rFonts w:asciiTheme="minorHAnsi" w:hAnsiTheme="minorHAnsi" w:cstheme="minorBidi"/>
          <w:color w:val="1F497D"/>
          <w:sz w:val="24"/>
          <w:szCs w:val="24"/>
        </w:rPr>
      </w:pPr>
    </w:p>
    <w:p w14:paraId="0AB2F4AC" w14:textId="2A10765E" w:rsidR="00F87B43" w:rsidRPr="007221FD" w:rsidRDefault="00F87B43" w:rsidP="007221FD">
      <w:pPr>
        <w:pStyle w:val="a3"/>
        <w:spacing w:after="0" w:line="240" w:lineRule="auto"/>
        <w:ind w:left="2880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 xml:space="preserve">Необходимо записать время отправки лога, логин его номер (для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Dune</w:t>
      </w:r>
      <w:r>
        <w:rPr>
          <w:rFonts w:asciiTheme="minorHAnsi" w:hAnsiTheme="minorHAnsi" w:cstheme="minorBidi"/>
          <w:color w:val="1F497D"/>
          <w:sz w:val="24"/>
          <w:szCs w:val="24"/>
        </w:rPr>
        <w:t>)</w:t>
      </w:r>
    </w:p>
    <w:p w14:paraId="590BA0CF" w14:textId="77777777" w:rsidR="00A60A96" w:rsidRPr="00A60A96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lastRenderedPageBreak/>
        <w:t>детали по каналам/фильмам (ес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ли ошибка связана с контентом)</w:t>
      </w:r>
    </w:p>
    <w:p w14:paraId="2E24F8AC" w14:textId="77777777" w:rsidR="00A60A96" w:rsidRPr="006C5B14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В случае проблем с видео 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 xml:space="preserve">или зависаниями </w:t>
      </w:r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также 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необходимо</w:t>
      </w:r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 w:rsidRPr="006C5B14">
        <w:rPr>
          <w:rFonts w:asciiTheme="minorHAnsi" w:hAnsiTheme="minorHAnsi" w:cstheme="minorBidi"/>
          <w:color w:val="1F497D"/>
          <w:sz w:val="24"/>
          <w:szCs w:val="24"/>
        </w:rPr>
        <w:t xml:space="preserve">сообщить скорость подключения. Проверить скорость подключения можно </w:t>
      </w:r>
      <w:r w:rsidR="0065517B">
        <w:rPr>
          <w:rFonts w:asciiTheme="minorHAnsi" w:hAnsiTheme="minorHAnsi" w:cstheme="minorBidi"/>
          <w:color w:val="1F497D"/>
          <w:sz w:val="24"/>
          <w:szCs w:val="24"/>
        </w:rPr>
        <w:t xml:space="preserve">с приставки через меню «Настройки-Сеть-Проверка подключения», либо </w:t>
      </w:r>
      <w:r w:rsidRPr="006C5B14">
        <w:rPr>
          <w:rFonts w:asciiTheme="minorHAnsi" w:hAnsiTheme="minorHAnsi" w:cstheme="minorBidi"/>
          <w:color w:val="1F497D"/>
          <w:sz w:val="24"/>
          <w:szCs w:val="24"/>
        </w:rPr>
        <w:t>поставив на личный смартфон приложение “</w:t>
      </w:r>
      <w:proofErr w:type="spellStart"/>
      <w:r w:rsidRPr="006C5B14">
        <w:rPr>
          <w:rFonts w:asciiTheme="minorHAnsi" w:hAnsiTheme="minorHAnsi" w:cstheme="minorBidi"/>
          <w:color w:val="1F497D"/>
          <w:sz w:val="24"/>
          <w:szCs w:val="24"/>
        </w:rPr>
        <w:t>Speed</w:t>
      </w:r>
      <w:proofErr w:type="spellEnd"/>
      <w:r w:rsidRPr="006C5B14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6C5B14">
        <w:rPr>
          <w:rFonts w:asciiTheme="minorHAnsi" w:hAnsiTheme="minorHAnsi" w:cstheme="minorBidi"/>
          <w:color w:val="1F497D"/>
          <w:sz w:val="24"/>
          <w:szCs w:val="24"/>
        </w:rPr>
        <w:t>test</w:t>
      </w:r>
      <w:proofErr w:type="spellEnd"/>
      <w:r w:rsidRPr="006C5B14">
        <w:rPr>
          <w:rFonts w:asciiTheme="minorHAnsi" w:hAnsiTheme="minorHAnsi" w:cstheme="minorBidi"/>
          <w:color w:val="1F497D"/>
          <w:sz w:val="24"/>
          <w:szCs w:val="24"/>
        </w:rPr>
        <w:t>” (</w:t>
      </w:r>
      <w:hyperlink r:id="rId22" w:history="1">
        <w:r w:rsidRPr="006C5B14">
          <w:rPr>
            <w:rStyle w:val="ab"/>
            <w:rFonts w:asciiTheme="minorHAnsi" w:hAnsiTheme="minorHAnsi" w:cstheme="minorBidi"/>
            <w:color w:val="1F497D"/>
            <w:sz w:val="24"/>
            <w:szCs w:val="24"/>
          </w:rPr>
          <w:t>https://play.google.com/store/apps/details?id=org.zwanoo.android.speedtest</w:t>
        </w:r>
      </w:hyperlink>
      <w:r w:rsidRPr="006C5B14">
        <w:rPr>
          <w:rFonts w:asciiTheme="minorHAnsi" w:hAnsiTheme="minorHAnsi" w:cstheme="minorBidi"/>
          <w:color w:val="1F497D"/>
          <w:sz w:val="24"/>
          <w:szCs w:val="24"/>
        </w:rPr>
        <w:t xml:space="preserve"> ), расположив телефон рядом с приставкой, запустить и прове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рить скорость</w:t>
      </w:r>
    </w:p>
    <w:p w14:paraId="5B649F4C" w14:textId="77777777" w:rsidR="00663CD1" w:rsidRDefault="00A60A96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 w:rsidRPr="00A60A96">
        <w:rPr>
          <w:rFonts w:asciiTheme="minorHAnsi" w:hAnsiTheme="minorHAnsi" w:cstheme="minorBidi"/>
          <w:color w:val="1F497D"/>
          <w:sz w:val="24"/>
          <w:szCs w:val="24"/>
        </w:rPr>
        <w:t>П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о возможности так</w:t>
      </w:r>
      <w:r w:rsidRPr="00A60A96">
        <w:rPr>
          <w:rFonts w:asciiTheme="minorHAnsi" w:hAnsiTheme="minorHAnsi" w:cstheme="minorBidi"/>
          <w:color w:val="1F497D"/>
          <w:sz w:val="24"/>
          <w:szCs w:val="24"/>
        </w:rPr>
        <w:t xml:space="preserve">же </w:t>
      </w:r>
      <w:r w:rsidR="006C5B14">
        <w:rPr>
          <w:rFonts w:asciiTheme="minorHAnsi" w:hAnsiTheme="minorHAnsi" w:cstheme="minorBidi"/>
          <w:color w:val="1F497D"/>
          <w:sz w:val="24"/>
          <w:szCs w:val="24"/>
        </w:rPr>
        <w:t>надо приложить скриншоты/видео</w:t>
      </w:r>
    </w:p>
    <w:p w14:paraId="3E400505" w14:textId="77777777" w:rsidR="00853CEA" w:rsidRDefault="00853CEA" w:rsidP="00610E99">
      <w:pPr>
        <w:pStyle w:val="a3"/>
        <w:numPr>
          <w:ilvl w:val="1"/>
          <w:numId w:val="5"/>
        </w:numPr>
        <w:spacing w:after="0" w:line="240" w:lineRule="auto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Версия софта приставки– из меню Настройки-Поддержка</w:t>
      </w:r>
    </w:p>
    <w:p w14:paraId="390D6590" w14:textId="77777777" w:rsidR="00663CD1" w:rsidRDefault="00663CD1" w:rsidP="00663CD1">
      <w:pPr>
        <w:ind w:firstLine="567"/>
      </w:pPr>
    </w:p>
    <w:p w14:paraId="51FE097F" w14:textId="77777777" w:rsidR="0065517B" w:rsidRPr="002F429B" w:rsidRDefault="0065517B" w:rsidP="0065517B">
      <w:pPr>
        <w:pStyle w:val="1"/>
      </w:pPr>
      <w:bookmarkStart w:id="13" w:name="_Toc48300582"/>
      <w:r>
        <w:t>Диагностика приставок на предмет брака оборудования</w:t>
      </w:r>
      <w:bookmarkEnd w:id="13"/>
    </w:p>
    <w:p w14:paraId="19BF3238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Замена ТВ-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комплекта имеет смысл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ТОЛЬКО в случае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, когда </w:t>
      </w:r>
      <w:r>
        <w:rPr>
          <w:rFonts w:asciiTheme="minorHAnsi" w:hAnsiTheme="minorHAnsi" w:cstheme="minorBidi"/>
          <w:color w:val="1F497D"/>
          <w:sz w:val="24"/>
          <w:szCs w:val="24"/>
        </w:rPr>
        <w:t>существует очевидный брак оборудования. А именно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: </w:t>
      </w:r>
    </w:p>
    <w:p w14:paraId="56F64318" w14:textId="77777777" w:rsidR="0065517B" w:rsidRPr="002F429B" w:rsidRDefault="0065517B" w:rsidP="00610E99">
      <w:pPr>
        <w:pStyle w:val="a3"/>
        <w:numPr>
          <w:ilvl w:val="0"/>
          <w:numId w:val="11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2F429B">
        <w:rPr>
          <w:rFonts w:asciiTheme="minorHAnsi" w:hAnsiTheme="minorHAnsi" w:cstheme="minorBidi"/>
          <w:color w:val="1F497D"/>
          <w:sz w:val="24"/>
          <w:szCs w:val="24"/>
        </w:rPr>
        <w:t>При подключении питания не загорается светодиод на передней панели приставки: возможная причина - неисправен контролер питания приставки, неисправен или поврежден блок питания приставки;</w:t>
      </w:r>
    </w:p>
    <w:p w14:paraId="4078C4C3" w14:textId="77777777" w:rsidR="0065517B" w:rsidRPr="002F429B" w:rsidRDefault="0065517B" w:rsidP="00610E99">
      <w:pPr>
        <w:pStyle w:val="a3"/>
        <w:numPr>
          <w:ilvl w:val="0"/>
          <w:numId w:val="11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2F429B">
        <w:rPr>
          <w:rFonts w:asciiTheme="minorHAnsi" w:hAnsiTheme="minorHAnsi" w:cstheme="minorBidi"/>
          <w:color w:val="1F497D"/>
          <w:sz w:val="24"/>
          <w:szCs w:val="24"/>
        </w:rPr>
        <w:t xml:space="preserve">При подключении </w:t>
      </w:r>
      <w:r w:rsidRPr="002F429B">
        <w:rPr>
          <w:rFonts w:asciiTheme="minorHAnsi" w:hAnsiTheme="minorHAnsi" w:cstheme="minorBidi"/>
          <w:color w:val="1F497D"/>
          <w:sz w:val="24"/>
          <w:szCs w:val="24"/>
          <w:lang w:val="en-US"/>
        </w:rPr>
        <w:t>Ethernet</w:t>
      </w:r>
      <w:r w:rsidRPr="002F429B">
        <w:rPr>
          <w:rFonts w:asciiTheme="minorHAnsi" w:hAnsiTheme="minorHAnsi" w:cstheme="minorBidi"/>
          <w:color w:val="1F497D"/>
          <w:sz w:val="24"/>
          <w:szCs w:val="24"/>
        </w:rPr>
        <w:t xml:space="preserve"> кабеля к лан порту приставки отсутствует </w:t>
      </w:r>
      <w:proofErr w:type="spellStart"/>
      <w:r w:rsidRPr="002F429B">
        <w:rPr>
          <w:rFonts w:asciiTheme="minorHAnsi" w:hAnsiTheme="minorHAnsi" w:cstheme="minorBidi"/>
          <w:color w:val="1F497D"/>
          <w:sz w:val="24"/>
          <w:szCs w:val="24"/>
        </w:rPr>
        <w:t>ли</w:t>
      </w:r>
      <w:r>
        <w:rPr>
          <w:rFonts w:asciiTheme="minorHAnsi" w:hAnsiTheme="minorHAnsi" w:cstheme="minorBidi"/>
          <w:color w:val="1F497D"/>
          <w:sz w:val="24"/>
          <w:szCs w:val="24"/>
        </w:rPr>
        <w:t>нк</w:t>
      </w:r>
      <w:proofErr w:type="spellEnd"/>
      <w:r>
        <w:rPr>
          <w:rFonts w:asciiTheme="minorHAnsi" w:hAnsiTheme="minorHAnsi" w:cstheme="minorBidi"/>
          <w:color w:val="1F497D"/>
          <w:sz w:val="24"/>
          <w:szCs w:val="24"/>
        </w:rPr>
        <w:t xml:space="preserve"> между роутером и приставкой (</w:t>
      </w:r>
      <w:r w:rsidRPr="002F429B">
        <w:rPr>
          <w:rFonts w:asciiTheme="minorHAnsi" w:hAnsiTheme="minorHAnsi" w:cstheme="minorBidi"/>
          <w:color w:val="1F497D"/>
          <w:sz w:val="24"/>
          <w:szCs w:val="24"/>
        </w:rPr>
        <w:t xml:space="preserve">при условии, что </w:t>
      </w:r>
      <w:proofErr w:type="spellStart"/>
      <w:r w:rsidRPr="002F429B">
        <w:rPr>
          <w:rFonts w:asciiTheme="minorHAnsi" w:hAnsiTheme="minorHAnsi" w:cstheme="minorBidi"/>
          <w:color w:val="1F497D"/>
          <w:sz w:val="24"/>
          <w:szCs w:val="24"/>
        </w:rPr>
        <w:t>патчкорд</w:t>
      </w:r>
      <w:proofErr w:type="spellEnd"/>
      <w:r w:rsidRPr="002F429B">
        <w:rPr>
          <w:rFonts w:asciiTheme="minorHAnsi" w:hAnsiTheme="minorHAnsi" w:cstheme="minorBidi"/>
          <w:color w:val="1F497D"/>
          <w:sz w:val="24"/>
          <w:szCs w:val="24"/>
        </w:rPr>
        <w:t xml:space="preserve"> точно исправен)</w:t>
      </w:r>
      <w:r>
        <w:rPr>
          <w:rFonts w:asciiTheme="minorHAnsi" w:hAnsiTheme="minorHAnsi" w:cstheme="minorBidi"/>
          <w:color w:val="1F497D"/>
          <w:sz w:val="24"/>
          <w:szCs w:val="24"/>
        </w:rPr>
        <w:t>: возможная причина – дефект сетевого контроллера приставки</w:t>
      </w:r>
      <w:r w:rsidRPr="002F429B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74214CE5" w14:textId="77777777" w:rsidR="0065517B" w:rsidRPr="002F429B" w:rsidRDefault="0065517B" w:rsidP="00610E99">
      <w:pPr>
        <w:pStyle w:val="a3"/>
        <w:numPr>
          <w:ilvl w:val="0"/>
          <w:numId w:val="11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2F429B">
        <w:rPr>
          <w:rFonts w:asciiTheme="minorHAnsi" w:hAnsiTheme="minorHAnsi" w:cstheme="minorBidi"/>
          <w:color w:val="1F497D"/>
          <w:sz w:val="24"/>
          <w:szCs w:val="24"/>
        </w:rPr>
        <w:t>При включении приставки сразу, либо спустя определенный отрезок времени, наблюдаются артефакты изображения (рябь, искажение цветов)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. </w:t>
      </w:r>
      <w:r w:rsidR="00761DBA">
        <w:rPr>
          <w:rFonts w:asciiTheme="minorHAnsi" w:hAnsiTheme="minorHAnsi" w:cstheme="minorBidi"/>
          <w:color w:val="1F497D"/>
          <w:sz w:val="24"/>
          <w:szCs w:val="24"/>
        </w:rPr>
        <w:t xml:space="preserve">Хотя стоит оговориться, что </w:t>
      </w:r>
      <w:r>
        <w:rPr>
          <w:rFonts w:asciiTheme="minorHAnsi" w:hAnsiTheme="minorHAnsi" w:cstheme="minorBidi"/>
          <w:color w:val="1F497D"/>
          <w:sz w:val="24"/>
          <w:szCs w:val="24"/>
        </w:rPr>
        <w:t>существует небольшое количество «проблемных» моделей ТВ, и это обусловлено в большей части случаев некорректной реализацией или отсутствием защиты контента на самом ТВ (к примеру, наблюдается у производителя «</w:t>
      </w:r>
      <w:r w:rsidR="002C4A2E">
        <w:rPr>
          <w:rFonts w:asciiTheme="minorHAnsi" w:hAnsiTheme="minorHAnsi" w:cstheme="minorBidi"/>
          <w:color w:val="1F497D"/>
          <w:sz w:val="24"/>
          <w:szCs w:val="24"/>
          <w:lang w:val="en-US"/>
        </w:rPr>
        <w:t>Ericson</w:t>
      </w:r>
      <w:r>
        <w:rPr>
          <w:rFonts w:asciiTheme="minorHAnsi" w:hAnsiTheme="minorHAnsi" w:cstheme="minorBidi"/>
          <w:color w:val="1F497D"/>
          <w:sz w:val="24"/>
          <w:szCs w:val="24"/>
        </w:rPr>
        <w:t>»)</w:t>
      </w:r>
      <w:r w:rsidRPr="002F429B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3C8FE826" w14:textId="77777777" w:rsidR="0065517B" w:rsidRDefault="0065517B" w:rsidP="00610E99">
      <w:pPr>
        <w:pStyle w:val="a3"/>
        <w:numPr>
          <w:ilvl w:val="0"/>
          <w:numId w:val="11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2F429B">
        <w:rPr>
          <w:rFonts w:asciiTheme="minorHAnsi" w:hAnsiTheme="minorHAnsi" w:cstheme="minorBidi"/>
          <w:color w:val="1F497D"/>
          <w:sz w:val="24"/>
          <w:szCs w:val="24"/>
        </w:rPr>
        <w:t>Приставка «намертво» зависает после включения;</w:t>
      </w:r>
    </w:p>
    <w:p w14:paraId="77C9D67D" w14:textId="77777777" w:rsidR="0065517B" w:rsidRPr="002F429B" w:rsidRDefault="0065517B" w:rsidP="00610E99">
      <w:pPr>
        <w:pStyle w:val="a3"/>
        <w:numPr>
          <w:ilvl w:val="0"/>
          <w:numId w:val="11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Нет отклика на нажатия клавиш на пульте управления приставкой (не загорается светодиод в верхней части пульта) – только при условии, что была произведена проверка работоспособности батарейки в пульте</w:t>
      </w:r>
    </w:p>
    <w:p w14:paraId="15366DB4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</w:p>
    <w:p w14:paraId="641B4245" w14:textId="77777777" w:rsidR="0065517B" w:rsidRDefault="0065517B" w:rsidP="0065517B">
      <w:pPr>
        <w:spacing w:after="0" w:line="240" w:lineRule="auto"/>
        <w:ind w:firstLine="708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Вышеперечисленные случаи не являются 100% индикаторами неисправности приставки. </w:t>
      </w:r>
    </w:p>
    <w:p w14:paraId="04CA2D88" w14:textId="77777777" w:rsidR="0065517B" w:rsidRDefault="0065517B" w:rsidP="0065517B">
      <w:pPr>
        <w:spacing w:after="0" w:line="240" w:lineRule="auto"/>
        <w:ind w:firstLine="708"/>
        <w:rPr>
          <w:rFonts w:asciiTheme="minorHAnsi" w:hAnsiTheme="minorHAnsi" w:cstheme="minorBidi"/>
          <w:color w:val="1F497D"/>
          <w:sz w:val="24"/>
          <w:szCs w:val="24"/>
        </w:rPr>
      </w:pPr>
    </w:p>
    <w:p w14:paraId="5B41736D" w14:textId="77777777" w:rsidR="0065517B" w:rsidRDefault="0065517B" w:rsidP="0065517B">
      <w:pPr>
        <w:spacing w:after="0" w:line="240" w:lineRule="auto"/>
        <w:ind w:firstLine="708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При обнаружении любой неисправности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 необходимо пробовать сначала сбросить приставку к заводским настройкам, используя соответствующую инструкцию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(с использованием кнопки 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  <w:lang w:val="en-US"/>
        </w:rPr>
        <w:t>Reset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</w:rPr>
        <w:t xml:space="preserve"> – 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  <w:lang w:val="en-US"/>
        </w:rPr>
        <w:t>Wipe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</w:rPr>
        <w:t xml:space="preserve"> 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  <w:lang w:val="en-US"/>
        </w:rPr>
        <w:t>data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</w:rPr>
        <w:t>/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  <w:lang w:val="en-US"/>
        </w:rPr>
        <w:t>Factory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</w:rPr>
        <w:t xml:space="preserve"> 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  <w:lang w:val="en-US"/>
        </w:rPr>
        <w:t>reset</w:t>
      </w:r>
      <w:r w:rsidRPr="00A62696">
        <w:rPr>
          <w:rFonts w:asciiTheme="minorHAnsi" w:hAnsiTheme="minorHAnsi" w:cstheme="minorBidi"/>
          <w:color w:val="1F497D"/>
          <w:sz w:val="24"/>
          <w:szCs w:val="24"/>
        </w:rPr>
        <w:t>)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.</w:t>
      </w:r>
    </w:p>
    <w:p w14:paraId="78F5FF33" w14:textId="77777777" w:rsidR="0065517B" w:rsidRPr="00015BCA" w:rsidRDefault="0065517B" w:rsidP="0065517B">
      <w:pPr>
        <w:spacing w:after="0" w:line="240" w:lineRule="auto"/>
        <w:ind w:firstLine="708"/>
        <w:rPr>
          <w:rFonts w:asciiTheme="minorHAnsi" w:hAnsiTheme="minorHAnsi" w:cstheme="minorBidi"/>
          <w:color w:val="1F497D"/>
          <w:sz w:val="24"/>
          <w:szCs w:val="24"/>
        </w:rPr>
      </w:pPr>
    </w:p>
    <w:p w14:paraId="104C493B" w14:textId="77777777" w:rsidR="0065517B" w:rsidRPr="00015BCA" w:rsidRDefault="0065517B" w:rsidP="0065517B">
      <w:pPr>
        <w:spacing w:after="0" w:line="240" w:lineRule="auto"/>
        <w:ind w:firstLine="708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Не имеет смысла менять </w:t>
      </w:r>
      <w:r>
        <w:rPr>
          <w:rFonts w:asciiTheme="minorHAnsi" w:hAnsiTheme="minorHAnsi" w:cstheme="minorBidi"/>
          <w:color w:val="1F497D"/>
          <w:sz w:val="24"/>
          <w:szCs w:val="24"/>
        </w:rPr>
        <w:t>ТВ-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комплект, если при подключении наблюдаются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следующие симптомы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:</w:t>
      </w:r>
    </w:p>
    <w:p w14:paraId="59A22018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- </w:t>
      </w:r>
      <w:r>
        <w:rPr>
          <w:rFonts w:asciiTheme="minorHAnsi" w:hAnsiTheme="minorHAnsi" w:cstheme="minorBidi"/>
          <w:color w:val="1F497D"/>
          <w:sz w:val="24"/>
          <w:szCs w:val="24"/>
        </w:rPr>
        <w:t>Одинаковая проблема воспроизводится с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 xml:space="preserve"> несколькими приставками из </w:t>
      </w:r>
      <w:r>
        <w:rPr>
          <w:rFonts w:asciiTheme="minorHAnsi" w:hAnsiTheme="minorHAnsi" w:cstheme="minorBidi"/>
          <w:color w:val="1F497D"/>
          <w:sz w:val="24"/>
          <w:szCs w:val="24"/>
        </w:rPr>
        <w:t>разных комплектов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3BB61362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>- Происх</w:t>
      </w:r>
      <w:r>
        <w:rPr>
          <w:rFonts w:asciiTheme="minorHAnsi" w:hAnsiTheme="minorHAnsi" w:cstheme="minorBidi"/>
          <w:color w:val="1F497D"/>
          <w:sz w:val="24"/>
          <w:szCs w:val="24"/>
        </w:rPr>
        <w:t>одит долгое обновление прошивки (однозначно НЕ проблема приставки, а проблема сети)</w:t>
      </w:r>
    </w:p>
    <w:p w14:paraId="53126833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>- Долгая загрузка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(однозначно НЕ проблема приставки, а скорее проблема сети)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04343EF4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lastRenderedPageBreak/>
        <w:t>- Проблемы с просмотром контента после активации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(однозначно НЕ проблема приставки, требуется диагностика)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635FC29F" w14:textId="77777777" w:rsidR="0065517B" w:rsidRPr="00015BCA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>- Проблемы с активацией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(однозначно НЕ проблема приставки)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6BBA3F80" w14:textId="77777777" w:rsidR="0065517B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015BCA">
        <w:rPr>
          <w:rFonts w:asciiTheme="minorHAnsi" w:hAnsiTheme="minorHAnsi" w:cstheme="minorBidi"/>
          <w:color w:val="1F497D"/>
          <w:sz w:val="24"/>
          <w:szCs w:val="24"/>
        </w:rPr>
        <w:t>- Наличие актуальных глобальных проблем на адресе клиента;</w:t>
      </w:r>
    </w:p>
    <w:p w14:paraId="6323075C" w14:textId="77777777" w:rsidR="0065517B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- «Тормоза» и «фризы» во время просмотра канала (однозначно НЕ проблема приставки, требуется диагностика);</w:t>
      </w:r>
    </w:p>
    <w:p w14:paraId="51DE49FC" w14:textId="77777777" w:rsidR="002C4A2E" w:rsidRPr="00015BCA" w:rsidRDefault="002C4A2E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- «Отскоки» на телеканалах (однозначно НЕ проблема приставки)</w:t>
      </w:r>
      <w:r w:rsidRPr="00015BCA">
        <w:rPr>
          <w:rFonts w:asciiTheme="minorHAnsi" w:hAnsiTheme="minorHAnsi" w:cstheme="minorBidi"/>
          <w:color w:val="1F497D"/>
          <w:sz w:val="24"/>
          <w:szCs w:val="24"/>
        </w:rPr>
        <w:t>;</w:t>
      </w:r>
    </w:p>
    <w:p w14:paraId="57C92229" w14:textId="77777777" w:rsidR="0065517B" w:rsidRPr="00015BCA" w:rsidRDefault="0065517B" w:rsidP="0065517B">
      <w:pPr>
        <w:pStyle w:val="a3"/>
        <w:spacing w:after="0" w:line="240" w:lineRule="auto"/>
        <w:ind w:left="1440"/>
        <w:contextualSpacing w:val="0"/>
        <w:rPr>
          <w:rFonts w:asciiTheme="minorHAnsi" w:hAnsiTheme="minorHAnsi" w:cstheme="minorBidi"/>
          <w:color w:val="1F497D"/>
          <w:sz w:val="24"/>
          <w:szCs w:val="24"/>
        </w:rPr>
      </w:pPr>
    </w:p>
    <w:p w14:paraId="5A306206" w14:textId="77777777" w:rsidR="0065517B" w:rsidRDefault="0065517B" w:rsidP="0065517B">
      <w:p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Список описанных выше проблем не является полным, но нужно отметить, что это наиболее часто встречающие причины замены ТВ-приставки как бракованной. Постепенно этот список будет дополняться.</w:t>
      </w:r>
    </w:p>
    <w:p w14:paraId="0D2D65F0" w14:textId="77777777" w:rsidR="0065517B" w:rsidRDefault="0065517B" w:rsidP="00663CD1">
      <w:pPr>
        <w:ind w:firstLine="567"/>
      </w:pPr>
    </w:p>
    <w:p w14:paraId="21AC4EED" w14:textId="77777777" w:rsidR="00686E67" w:rsidRPr="00DA39E5" w:rsidRDefault="00A851FA" w:rsidP="00222DDC">
      <w:pPr>
        <w:pStyle w:val="1"/>
      </w:pPr>
      <w:bookmarkStart w:id="14" w:name="_Toc48300583"/>
      <w:r>
        <w:t>Установка п</w:t>
      </w:r>
      <w:r w:rsidR="00686E67" w:rsidRPr="00DA39E5">
        <w:t xml:space="preserve">рошивки </w:t>
      </w:r>
      <w:r>
        <w:t xml:space="preserve">с </w:t>
      </w:r>
      <w:r w:rsidRPr="00222DDC">
        <w:t>USB</w:t>
      </w:r>
      <w:r w:rsidRPr="00A851FA">
        <w:t xml:space="preserve"> </w:t>
      </w:r>
      <w:r>
        <w:t>и сброс приставки</w:t>
      </w:r>
      <w:bookmarkEnd w:id="14"/>
    </w:p>
    <w:p w14:paraId="6A5CB06A" w14:textId="77777777" w:rsidR="00FD6F86" w:rsidRDefault="00FD6F86" w:rsidP="00DA39E5">
      <w:pPr>
        <w:ind w:firstLine="567"/>
        <w:rPr>
          <w:rFonts w:asciiTheme="minorHAnsi" w:hAnsiTheme="minorHAnsi" w:cstheme="minorBidi"/>
          <w:b/>
          <w:color w:val="FF0000"/>
          <w:sz w:val="24"/>
          <w:szCs w:val="24"/>
        </w:rPr>
      </w:pPr>
    </w:p>
    <w:p w14:paraId="3C6D3A0A" w14:textId="40DAA466" w:rsidR="004D4E8C" w:rsidRDefault="005C1B50" w:rsidP="005C1B50">
      <w:pPr>
        <w:autoSpaceDE w:val="0"/>
        <w:autoSpaceDN w:val="0"/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 w:rsidRPr="005C1B50">
        <w:rPr>
          <w:rFonts w:asciiTheme="minorHAnsi" w:hAnsiTheme="minorHAnsi" w:cstheme="minorBidi"/>
          <w:b/>
          <w:color w:val="1F497D"/>
          <w:sz w:val="24"/>
          <w:szCs w:val="24"/>
        </w:rPr>
        <w:t xml:space="preserve">Прошивки для приставок </w:t>
      </w:r>
      <w:r w:rsidRPr="005C1B50">
        <w:rPr>
          <w:rFonts w:asciiTheme="minorHAnsi" w:hAnsiTheme="minorHAnsi" w:cstheme="minorBidi"/>
          <w:b/>
          <w:color w:val="1F497D"/>
          <w:sz w:val="24"/>
          <w:szCs w:val="24"/>
          <w:lang w:val="en-US"/>
        </w:rPr>
        <w:t>Rasse</w:t>
      </w:r>
      <w:r w:rsidRPr="005C1B50">
        <w:rPr>
          <w:rFonts w:asciiTheme="minorHAnsi" w:hAnsiTheme="minorHAnsi" w:cstheme="minorBidi"/>
          <w:b/>
          <w:color w:val="1F497D"/>
          <w:sz w:val="24"/>
          <w:szCs w:val="24"/>
        </w:rPr>
        <w:t xml:space="preserve"> и </w:t>
      </w:r>
      <w:r w:rsidRPr="005C1B50">
        <w:rPr>
          <w:rFonts w:asciiTheme="minorHAnsi" w:hAnsiTheme="minorHAnsi" w:cstheme="minorBidi"/>
          <w:b/>
          <w:color w:val="1F497D"/>
          <w:sz w:val="24"/>
          <w:szCs w:val="24"/>
          <w:lang w:val="en-US"/>
        </w:rPr>
        <w:t>ZTE</w:t>
      </w:r>
      <w:r w:rsidRPr="005C1B50">
        <w:rPr>
          <w:rFonts w:asciiTheme="minorHAnsi" w:hAnsiTheme="minorHAnsi" w:cstheme="minorBidi"/>
          <w:b/>
          <w:color w:val="1F497D"/>
          <w:sz w:val="24"/>
          <w:szCs w:val="24"/>
        </w:rPr>
        <w:t xml:space="preserve"> находятся по адресу</w:t>
      </w:r>
      <w:r w:rsidR="004D4E8C">
        <w:rPr>
          <w:rFonts w:asciiTheme="minorHAnsi" w:hAnsiTheme="minorHAnsi" w:cstheme="minorBidi"/>
          <w:color w:val="1F497D"/>
          <w:sz w:val="24"/>
          <w:szCs w:val="24"/>
        </w:rPr>
        <w:t>:</w:t>
      </w:r>
      <w:r w:rsidR="002C4A2E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</w:p>
    <w:p w14:paraId="13178C27" w14:textId="77777777" w:rsidR="004D4E8C" w:rsidRDefault="004D4E8C" w:rsidP="005C1B50">
      <w:pPr>
        <w:autoSpaceDE w:val="0"/>
        <w:autoSpaceDN w:val="0"/>
        <w:spacing w:after="0" w:line="240" w:lineRule="auto"/>
      </w:pPr>
      <w:r>
        <w:rPr>
          <w:rFonts w:asciiTheme="minorHAnsi" w:hAnsiTheme="minorHAnsi" w:cstheme="minorBidi"/>
          <w:color w:val="1F497D"/>
          <w:sz w:val="24"/>
          <w:szCs w:val="24"/>
        </w:rPr>
        <w:t xml:space="preserve">1 </w:t>
      </w:r>
      <w:hyperlink r:id="rId23" w:history="1">
        <w:r>
          <w:rPr>
            <w:rStyle w:val="ab"/>
            <w:rFonts w:ascii="Arial" w:hAnsi="Arial" w:cs="Arial"/>
            <w:color w:val="1155CC"/>
            <w:sz w:val="20"/>
            <w:szCs w:val="20"/>
          </w:rPr>
          <w:t>http://bit.ly/fw_dl</w:t>
        </w:r>
      </w:hyperlink>
    </w:p>
    <w:p w14:paraId="00E8B5F1" w14:textId="28F2E0E3" w:rsidR="005C1B50" w:rsidRDefault="004D4E8C" w:rsidP="005C1B50">
      <w:pPr>
        <w:autoSpaceDE w:val="0"/>
        <w:autoSpaceDN w:val="0"/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t xml:space="preserve">2 </w:t>
      </w:r>
      <w:hyperlink r:id="rId24" w:anchor="gid=0" w:history="1">
        <w:r w:rsidRPr="00E00CC7">
          <w:rPr>
            <w:rStyle w:val="ab"/>
            <w:rFonts w:asciiTheme="minorHAnsi" w:hAnsiTheme="minorHAnsi" w:cstheme="minorBidi"/>
            <w:sz w:val="24"/>
            <w:szCs w:val="24"/>
          </w:rPr>
          <w:t>https://docs.google.com/spreadsheets/d/1Hk-LyLoPyUo26HkihlvP3_qNzvzx6MwtNZ6WNdA8Eo8/edit#gid=0</w:t>
        </w:r>
      </w:hyperlink>
    </w:p>
    <w:p w14:paraId="7A989372" w14:textId="77777777" w:rsidR="00DA39E5" w:rsidRDefault="00DA39E5" w:rsidP="00DA39E5">
      <w:pPr>
        <w:ind w:firstLine="567"/>
        <w:rPr>
          <w:rFonts w:asciiTheme="minorHAnsi" w:hAnsiTheme="minorHAnsi" w:cstheme="minorBidi"/>
          <w:color w:val="1F497D"/>
          <w:sz w:val="24"/>
          <w:szCs w:val="24"/>
        </w:rPr>
      </w:pPr>
    </w:p>
    <w:p w14:paraId="4A5D85C2" w14:textId="77777777" w:rsidR="005C1B50" w:rsidRPr="006B1DBF" w:rsidRDefault="006B1DBF" w:rsidP="005C1B50">
      <w:pPr>
        <w:ind w:firstLine="567"/>
        <w:rPr>
          <w:rFonts w:asciiTheme="minorHAnsi" w:hAnsiTheme="minorHAnsi" w:cstheme="minorBidi"/>
          <w:b/>
          <w:color w:val="1F497D"/>
          <w:sz w:val="24"/>
          <w:szCs w:val="24"/>
          <w:u w:val="single"/>
        </w:rPr>
      </w:pPr>
      <w:r w:rsidRPr="006B1DBF">
        <w:rPr>
          <w:rFonts w:asciiTheme="minorHAnsi" w:hAnsiTheme="minorHAnsi" w:cstheme="minorBidi"/>
          <w:b/>
          <w:color w:val="1F497D"/>
          <w:sz w:val="24"/>
          <w:szCs w:val="24"/>
          <w:u w:val="single"/>
        </w:rPr>
        <w:t>Процесс обновления</w:t>
      </w:r>
    </w:p>
    <w:p w14:paraId="00E146E9" w14:textId="77777777" w:rsidR="00DA39E5" w:rsidRDefault="00686E67" w:rsidP="00DA39E5">
      <w:pPr>
        <w:ind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DA39E5">
        <w:rPr>
          <w:rFonts w:asciiTheme="minorHAnsi" w:hAnsiTheme="minorHAnsi" w:cstheme="minorBidi"/>
          <w:color w:val="1F497D"/>
          <w:sz w:val="24"/>
          <w:szCs w:val="24"/>
        </w:rPr>
        <w:t>Вариант 1.</w:t>
      </w:r>
    </w:p>
    <w:p w14:paraId="5D6A0D8B" w14:textId="77777777" w:rsidR="00FD6F86" w:rsidRPr="00FD6F86" w:rsidRDefault="00686E67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Скачиваем на </w:t>
      </w:r>
      <w:r w:rsidR="00365852">
        <w:rPr>
          <w:rFonts w:asciiTheme="minorHAnsi" w:hAnsiTheme="minorHAnsi" w:cstheme="minorBidi"/>
          <w:color w:val="1F497D"/>
          <w:sz w:val="24"/>
          <w:szCs w:val="24"/>
          <w:lang w:val="en-US"/>
        </w:rPr>
        <w:t>USB</w:t>
      </w:r>
      <w:r w:rsidR="00365852" w:rsidRPr="00365852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 w:rsidR="00365852">
        <w:rPr>
          <w:rFonts w:asciiTheme="minorHAnsi" w:hAnsiTheme="minorHAnsi" w:cstheme="minorBidi"/>
          <w:color w:val="1F497D"/>
          <w:sz w:val="24"/>
          <w:szCs w:val="24"/>
        </w:rPr>
        <w:t>носитель (</w:t>
      </w:r>
      <w:proofErr w:type="spellStart"/>
      <w:r w:rsidR="00365852">
        <w:rPr>
          <w:rFonts w:asciiTheme="minorHAnsi" w:hAnsiTheme="minorHAnsi" w:cstheme="minorBidi"/>
          <w:color w:val="1F497D"/>
          <w:sz w:val="24"/>
          <w:szCs w:val="24"/>
        </w:rPr>
        <w:t>флешка</w:t>
      </w:r>
      <w:proofErr w:type="spellEnd"/>
      <w:r w:rsidR="00365852">
        <w:rPr>
          <w:rFonts w:asciiTheme="minorHAnsi" w:hAnsiTheme="minorHAnsi" w:cstheme="minorBidi"/>
          <w:color w:val="1F497D"/>
          <w:sz w:val="24"/>
          <w:szCs w:val="24"/>
        </w:rPr>
        <w:t>, жесткий диск)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файл прошивки. (Это архив .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zip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>, ничего распаковывать не нужно, установка идет из архива).</w:t>
      </w:r>
    </w:p>
    <w:p w14:paraId="4896707A" w14:textId="5C9FDDDC" w:rsidR="00FD6F86" w:rsidRDefault="00686E67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Переименовываем файл в «</w:t>
      </w:r>
      <w:r w:rsidRPr="007221FD">
        <w:rPr>
          <w:rFonts w:asciiTheme="minorHAnsi" w:hAnsiTheme="minorHAnsi" w:cstheme="minorBidi"/>
          <w:b/>
          <w:bCs/>
          <w:color w:val="1F497D"/>
          <w:sz w:val="24"/>
          <w:szCs w:val="24"/>
        </w:rPr>
        <w:t>forced_update.zip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>»</w:t>
      </w:r>
    </w:p>
    <w:p w14:paraId="7C0F2A31" w14:textId="1BC8B51E" w:rsidR="004D4E8C" w:rsidRDefault="004D4E8C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 xml:space="preserve">Скачиваем второй файл </w:t>
      </w:r>
      <w:hyperlink r:id="rId25" w:history="1">
        <w:r w:rsidRPr="00E00CC7">
          <w:rPr>
            <w:rStyle w:val="ab"/>
          </w:rPr>
          <w:t>http://cdn.beetv.kz/static/fw/sec.zip</w:t>
        </w:r>
      </w:hyperlink>
      <w:r>
        <w:t xml:space="preserve"> и распаковываем на </w:t>
      </w:r>
      <w:proofErr w:type="spellStart"/>
      <w:r>
        <w:t>флешку</w:t>
      </w:r>
      <w:proofErr w:type="spellEnd"/>
      <w:r>
        <w:t xml:space="preserve"> файл </w:t>
      </w:r>
      <w:r w:rsidRPr="007221FD">
        <w:t>.</w:t>
      </w:r>
      <w:proofErr w:type="spellStart"/>
      <w:r>
        <w:rPr>
          <w:lang w:val="en-US"/>
        </w:rPr>
        <w:t>beelineSec</w:t>
      </w:r>
      <w:proofErr w:type="spellEnd"/>
      <w:r w:rsidRPr="007221FD">
        <w:t>, об</w:t>
      </w:r>
      <w:r>
        <w:t xml:space="preserve">а файла должны лежать в корне </w:t>
      </w:r>
      <w:proofErr w:type="spellStart"/>
      <w:r>
        <w:t>флешки</w:t>
      </w:r>
      <w:proofErr w:type="spellEnd"/>
      <w:r w:rsidRPr="004D4E8C">
        <w:rPr>
          <w:noProof/>
        </w:rPr>
        <w:t xml:space="preserve"> </w:t>
      </w:r>
      <w:r w:rsidRPr="004D4E8C">
        <w:rPr>
          <w:noProof/>
          <w:lang w:eastAsia="ru-RU"/>
        </w:rPr>
        <w:drawing>
          <wp:inline distT="0" distB="0" distL="0" distR="0" wp14:anchorId="3A5B6732" wp14:editId="5F92BF7B">
            <wp:extent cx="1476581" cy="61921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DB9A" w14:textId="77777777" w:rsidR="00FD6F86" w:rsidRDefault="00686E67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Вставляем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флешку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в приставку в ближний от передней панели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usb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порт.</w:t>
      </w:r>
    </w:p>
    <w:p w14:paraId="34A67046" w14:textId="77777777" w:rsidR="00FD6F86" w:rsidRDefault="00686E67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Спустя короткое время на экране появится сообщение «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Applying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update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in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…» - это значит, что файл с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флешки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скопировался на приставку и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флешку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можно вытаскивать.</w:t>
      </w:r>
    </w:p>
    <w:p w14:paraId="702DF249" w14:textId="64FA738C" w:rsidR="00FD6F86" w:rsidRDefault="00686E67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Начнется установка прошивки на приставку. Этот этап займет 3-</w:t>
      </w:r>
      <w:r w:rsidR="00C114A3">
        <w:rPr>
          <w:rFonts w:asciiTheme="minorHAnsi" w:hAnsiTheme="minorHAnsi" w:cstheme="minorBidi"/>
          <w:color w:val="1F497D"/>
          <w:sz w:val="24"/>
          <w:szCs w:val="24"/>
        </w:rPr>
        <w:t>5</w:t>
      </w:r>
      <w:r w:rsidR="00C114A3"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минуты. </w:t>
      </w:r>
    </w:p>
    <w:p w14:paraId="2DB4D7F3" w14:textId="77777777" w:rsidR="00FD6F86" w:rsidRDefault="00686E67" w:rsidP="00FD6F86">
      <w:pPr>
        <w:pStyle w:val="a3"/>
        <w:numPr>
          <w:ilvl w:val="3"/>
          <w:numId w:val="5"/>
        </w:numPr>
        <w:ind w:left="1134" w:hanging="142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После установки приставка перезагрузится с уже последней версией прошивки.</w:t>
      </w:r>
    </w:p>
    <w:p w14:paraId="0DCD61D1" w14:textId="77777777" w:rsidR="00686E67" w:rsidRPr="006B1DBF" w:rsidRDefault="00686E67" w:rsidP="006B1DBF">
      <w:pPr>
        <w:ind w:left="992"/>
        <w:rPr>
          <w:rFonts w:asciiTheme="minorHAnsi" w:hAnsiTheme="minorHAnsi" w:cstheme="minorBidi"/>
          <w:color w:val="1F497D"/>
          <w:sz w:val="24"/>
          <w:szCs w:val="24"/>
        </w:rPr>
      </w:pPr>
      <w:r w:rsidRPr="006B1DBF">
        <w:rPr>
          <w:rFonts w:asciiTheme="minorHAnsi" w:hAnsiTheme="minorHAnsi" w:cstheme="minorBidi"/>
          <w:color w:val="1F497D"/>
          <w:sz w:val="24"/>
          <w:szCs w:val="24"/>
        </w:rPr>
        <w:t xml:space="preserve">Если </w:t>
      </w:r>
      <w:r w:rsidR="006B1DBF">
        <w:rPr>
          <w:rFonts w:asciiTheme="minorHAnsi" w:hAnsiTheme="minorHAnsi" w:cstheme="minorBidi"/>
          <w:color w:val="1F497D"/>
          <w:sz w:val="24"/>
          <w:szCs w:val="24"/>
        </w:rPr>
        <w:t>обновление не стартовало</w:t>
      </w:r>
      <w:r w:rsidRPr="006B1DBF">
        <w:rPr>
          <w:rFonts w:asciiTheme="minorHAnsi" w:hAnsiTheme="minorHAnsi" w:cstheme="minorBidi"/>
          <w:color w:val="1F497D"/>
          <w:sz w:val="24"/>
          <w:szCs w:val="24"/>
        </w:rPr>
        <w:t>, необходим</w:t>
      </w:r>
      <w:r w:rsidR="006B1DBF">
        <w:rPr>
          <w:rFonts w:asciiTheme="minorHAnsi" w:hAnsiTheme="minorHAnsi" w:cstheme="minorBidi"/>
          <w:color w:val="1F497D"/>
          <w:sz w:val="24"/>
          <w:szCs w:val="24"/>
        </w:rPr>
        <w:t>о использовать</w:t>
      </w:r>
      <w:r w:rsidRPr="006B1DBF">
        <w:rPr>
          <w:rFonts w:asciiTheme="minorHAnsi" w:hAnsiTheme="minorHAnsi" w:cstheme="minorBidi"/>
          <w:color w:val="1F497D"/>
          <w:sz w:val="24"/>
          <w:szCs w:val="24"/>
        </w:rPr>
        <w:t xml:space="preserve"> второй вариант.</w:t>
      </w:r>
    </w:p>
    <w:p w14:paraId="1B2E4EEB" w14:textId="77777777" w:rsidR="00686E67" w:rsidRPr="00DA39E5" w:rsidRDefault="00686E67" w:rsidP="00DA39E5">
      <w:pPr>
        <w:ind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DA39E5">
        <w:rPr>
          <w:rFonts w:asciiTheme="minorHAnsi" w:hAnsiTheme="minorHAnsi" w:cstheme="minorBidi"/>
          <w:color w:val="1F497D"/>
          <w:sz w:val="24"/>
          <w:szCs w:val="24"/>
        </w:rPr>
        <w:lastRenderedPageBreak/>
        <w:t>Вариант 2.</w:t>
      </w:r>
    </w:p>
    <w:p w14:paraId="5A96457E" w14:textId="77777777" w:rsidR="00FD6F86" w:rsidRDefault="00686E67" w:rsidP="00FD6F86">
      <w:pPr>
        <w:pStyle w:val="a3"/>
        <w:numPr>
          <w:ilvl w:val="6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Скачиваем на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флешку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файл прошивки (Это архив .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zip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>, ничего распаковывать не нужно, установка идет из архива).</w:t>
      </w:r>
    </w:p>
    <w:p w14:paraId="51F4CE7C" w14:textId="77777777" w:rsidR="00FD6F86" w:rsidRDefault="00686E67" w:rsidP="00FD6F86">
      <w:pPr>
        <w:pStyle w:val="a3"/>
        <w:numPr>
          <w:ilvl w:val="6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Далее необходимо попасть в инженерное меню приставки. Для этого: </w:t>
      </w:r>
    </w:p>
    <w:p w14:paraId="37A2517A" w14:textId="77777777" w:rsidR="006B1DBF" w:rsidRPr="006B1DBF" w:rsidRDefault="006B1DBF" w:rsidP="006B1DBF">
      <w:pPr>
        <w:pStyle w:val="a3"/>
        <w:ind w:left="993"/>
        <w:rPr>
          <w:rFonts w:asciiTheme="minorHAnsi" w:hAnsiTheme="minorHAnsi" w:cstheme="minorBidi"/>
          <w:b/>
          <w:color w:val="1F497D"/>
          <w:sz w:val="24"/>
          <w:szCs w:val="24"/>
        </w:rPr>
      </w:pPr>
      <w:r w:rsidRPr="006B1DBF">
        <w:rPr>
          <w:rFonts w:asciiTheme="minorHAnsi" w:hAnsiTheme="minorHAnsi" w:cstheme="minorBidi"/>
          <w:b/>
          <w:color w:val="1F497D"/>
          <w:sz w:val="24"/>
          <w:szCs w:val="24"/>
        </w:rPr>
        <w:t xml:space="preserve">Для приставок </w:t>
      </w:r>
      <w:r w:rsidRPr="006B1DBF">
        <w:rPr>
          <w:rFonts w:asciiTheme="minorHAnsi" w:hAnsiTheme="minorHAnsi" w:cstheme="minorBidi"/>
          <w:b/>
          <w:color w:val="1F497D"/>
          <w:sz w:val="24"/>
          <w:szCs w:val="24"/>
          <w:lang w:val="en-US"/>
        </w:rPr>
        <w:t>RASSE</w:t>
      </w:r>
      <w:r w:rsidRPr="006B1DBF">
        <w:rPr>
          <w:rFonts w:asciiTheme="minorHAnsi" w:hAnsiTheme="minorHAnsi" w:cstheme="minorBidi"/>
          <w:b/>
          <w:color w:val="1F497D"/>
          <w:sz w:val="24"/>
          <w:szCs w:val="24"/>
        </w:rPr>
        <w:t>:</w:t>
      </w:r>
    </w:p>
    <w:p w14:paraId="691C7468" w14:textId="77777777" w:rsidR="00FD6F86" w:rsidRDefault="00686E67" w:rsidP="00FD6F86">
      <w:pPr>
        <w:pStyle w:val="a3"/>
        <w:numPr>
          <w:ilvl w:val="7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Вытаскиваем кабель питания, зажимаем острым предметом (иглой, булавкой и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тд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.) кнопку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reset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на дне приставки. Внимание! На этом моменте необходимо убедиться, что кнопка точно нажата, т. к. по ней легко промахнуться.</w:t>
      </w:r>
    </w:p>
    <w:p w14:paraId="03AAB7BD" w14:textId="77777777" w:rsidR="00FD6F86" w:rsidRDefault="00686E67" w:rsidP="00FD6F86">
      <w:pPr>
        <w:pStyle w:val="a3"/>
        <w:numPr>
          <w:ilvl w:val="7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Не отпуская кнопку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</w:rPr>
        <w:t>reset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</w:rPr>
        <w:t>, включаем кабель питания, и ждем 10 секунд.</w:t>
      </w:r>
    </w:p>
    <w:p w14:paraId="47578E19" w14:textId="77777777" w:rsidR="006B1DBF" w:rsidRDefault="00686E67" w:rsidP="006B1DBF">
      <w:pPr>
        <w:pStyle w:val="a3"/>
        <w:numPr>
          <w:ilvl w:val="7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По прошес</w:t>
      </w:r>
      <w:r w:rsidR="006C4E7A">
        <w:rPr>
          <w:rFonts w:asciiTheme="minorHAnsi" w:hAnsiTheme="minorHAnsi" w:cstheme="minorBidi"/>
          <w:color w:val="1F497D"/>
          <w:sz w:val="24"/>
          <w:szCs w:val="24"/>
        </w:rPr>
        <w:t xml:space="preserve">твии 10 секунд отпускаем </w:t>
      </w:r>
      <w:proofErr w:type="spellStart"/>
      <w:r w:rsidR="006C4E7A">
        <w:rPr>
          <w:rFonts w:asciiTheme="minorHAnsi" w:hAnsiTheme="minorHAnsi" w:cstheme="minorBidi"/>
          <w:color w:val="1F497D"/>
          <w:sz w:val="24"/>
          <w:szCs w:val="24"/>
        </w:rPr>
        <w:t>reset</w:t>
      </w:r>
      <w:proofErr w:type="spellEnd"/>
    </w:p>
    <w:p w14:paraId="04F33704" w14:textId="772FB94B" w:rsidR="006B1DBF" w:rsidRPr="006B1DBF" w:rsidRDefault="006B1DBF" w:rsidP="006B1DBF">
      <w:pPr>
        <w:pStyle w:val="a3"/>
        <w:ind w:left="993"/>
        <w:rPr>
          <w:rFonts w:asciiTheme="minorHAnsi" w:hAnsiTheme="minorHAnsi" w:cstheme="minorBidi"/>
          <w:color w:val="1F497D"/>
          <w:sz w:val="24"/>
          <w:szCs w:val="24"/>
        </w:rPr>
      </w:pPr>
      <w:r w:rsidRPr="006B1DBF">
        <w:rPr>
          <w:rFonts w:asciiTheme="minorHAnsi" w:hAnsiTheme="minorHAnsi" w:cstheme="minorBidi"/>
          <w:b/>
          <w:color w:val="1F497D"/>
          <w:sz w:val="24"/>
          <w:szCs w:val="24"/>
        </w:rPr>
        <w:t xml:space="preserve">Для приставок </w:t>
      </w:r>
      <w:r w:rsidRPr="006B1DBF">
        <w:rPr>
          <w:rFonts w:asciiTheme="minorHAnsi" w:hAnsiTheme="minorHAnsi" w:cstheme="minorBidi"/>
          <w:b/>
          <w:color w:val="1F497D"/>
          <w:sz w:val="24"/>
          <w:szCs w:val="24"/>
          <w:lang w:val="en-US"/>
        </w:rPr>
        <w:t>ZTE</w:t>
      </w:r>
      <w:r w:rsidRPr="006B1DBF">
        <w:rPr>
          <w:rFonts w:asciiTheme="minorHAnsi" w:hAnsiTheme="minorHAnsi" w:cstheme="minorBidi"/>
          <w:color w:val="1F497D"/>
          <w:sz w:val="24"/>
          <w:szCs w:val="24"/>
        </w:rPr>
        <w:t xml:space="preserve"> (</w:t>
      </w:r>
      <w:r w:rsidR="00C6388D">
        <w:rPr>
          <w:rFonts w:asciiTheme="minorHAnsi" w:hAnsiTheme="minorHAnsi" w:cstheme="minorBidi"/>
          <w:color w:val="1F497D"/>
          <w:sz w:val="24"/>
          <w:szCs w:val="24"/>
        </w:rPr>
        <w:t xml:space="preserve">у </w:t>
      </w:r>
      <w:r>
        <w:rPr>
          <w:rFonts w:asciiTheme="minorHAnsi" w:hAnsiTheme="minorHAnsi" w:cstheme="minorBidi"/>
          <w:color w:val="1F497D"/>
          <w:sz w:val="24"/>
          <w:szCs w:val="24"/>
        </w:rPr>
        <w:t>них есть кнопка на верхней панели приставки):</w:t>
      </w:r>
    </w:p>
    <w:p w14:paraId="01925771" w14:textId="77777777" w:rsidR="006B1DBF" w:rsidRPr="006B1DBF" w:rsidRDefault="006B1DBF" w:rsidP="006B1DBF">
      <w:pPr>
        <w:pStyle w:val="a3"/>
        <w:numPr>
          <w:ilvl w:val="7"/>
          <w:numId w:val="21"/>
        </w:numPr>
        <w:ind w:left="1386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Вытаскиваем кабель питания, н</w:t>
      </w:r>
      <w:r w:rsidRPr="006B1DBF">
        <w:rPr>
          <w:rFonts w:asciiTheme="minorHAnsi" w:hAnsiTheme="minorHAnsi" w:cstheme="minorBidi"/>
          <w:color w:val="1F497D"/>
          <w:sz w:val="24"/>
          <w:szCs w:val="24"/>
        </w:rPr>
        <w:t>ажимаем и держим кнопку включения на верхней плоскости корпуса приставки</w:t>
      </w:r>
    </w:p>
    <w:p w14:paraId="66314C5C" w14:textId="77777777" w:rsidR="006B1DBF" w:rsidRDefault="006B1DBF" w:rsidP="006B1DBF">
      <w:pPr>
        <w:pStyle w:val="a3"/>
        <w:numPr>
          <w:ilvl w:val="7"/>
          <w:numId w:val="21"/>
        </w:numPr>
        <w:ind w:left="1386"/>
        <w:rPr>
          <w:rFonts w:asciiTheme="minorHAnsi" w:hAnsiTheme="minorHAnsi" w:cstheme="minorBidi"/>
          <w:color w:val="1F497D"/>
          <w:sz w:val="24"/>
          <w:szCs w:val="24"/>
        </w:rPr>
      </w:pPr>
      <w:r w:rsidRPr="006B1DBF">
        <w:rPr>
          <w:rFonts w:asciiTheme="minorHAnsi" w:hAnsiTheme="minorHAnsi" w:cstheme="minorBidi"/>
          <w:color w:val="1F497D"/>
          <w:sz w:val="24"/>
          <w:szCs w:val="24"/>
        </w:rPr>
        <w:t>Не отпуская кнопку включения, вставляем кабель питания, и через 5-7 секунд отпускаем кнопку включения.</w:t>
      </w:r>
    </w:p>
    <w:p w14:paraId="0C4B5C1D" w14:textId="77777777" w:rsidR="006C4E7A" w:rsidRPr="006C4E7A" w:rsidRDefault="006C4E7A" w:rsidP="006C4E7A">
      <w:pPr>
        <w:ind w:left="1026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Е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сли все 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сделано 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правильно, </w:t>
      </w:r>
      <w:r>
        <w:rPr>
          <w:rFonts w:asciiTheme="minorHAnsi" w:hAnsiTheme="minorHAnsi" w:cstheme="minorBidi"/>
          <w:color w:val="1F497D"/>
          <w:sz w:val="24"/>
          <w:szCs w:val="24"/>
        </w:rPr>
        <w:t>на экране отображается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 xml:space="preserve"> инженерное меню.</w:t>
      </w:r>
    </w:p>
    <w:p w14:paraId="421978AF" w14:textId="77777777" w:rsidR="00FD6F86" w:rsidRDefault="00686E67" w:rsidP="00FD6F86">
      <w:pPr>
        <w:pStyle w:val="a3"/>
        <w:numPr>
          <w:ilvl w:val="6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В</w:t>
      </w:r>
      <w:r w:rsidRPr="00FD6F86">
        <w:rPr>
          <w:rFonts w:asciiTheme="minorHAnsi" w:hAnsiTheme="minorHAnsi" w:cstheme="minorBidi"/>
          <w:color w:val="1F497D"/>
          <w:sz w:val="24"/>
          <w:szCs w:val="24"/>
          <w:lang w:val="en-US"/>
        </w:rPr>
        <w:t xml:space="preserve"> 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>инженерном</w:t>
      </w:r>
      <w:r w:rsidRPr="00FD6F86">
        <w:rPr>
          <w:rFonts w:asciiTheme="minorHAnsi" w:hAnsiTheme="minorHAnsi" w:cstheme="minorBidi"/>
          <w:color w:val="1F497D"/>
          <w:sz w:val="24"/>
          <w:szCs w:val="24"/>
          <w:lang w:val="en-US"/>
        </w:rPr>
        <w:t xml:space="preserve"> 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>меню</w:t>
      </w:r>
      <w:r w:rsidRPr="00FD6F86">
        <w:rPr>
          <w:rFonts w:asciiTheme="minorHAnsi" w:hAnsiTheme="minorHAnsi" w:cstheme="minorBidi"/>
          <w:color w:val="1F497D"/>
          <w:sz w:val="24"/>
          <w:szCs w:val="24"/>
          <w:lang w:val="en-US"/>
        </w:rPr>
        <w:t xml:space="preserve"> 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>выбираем</w:t>
      </w:r>
      <w:r w:rsidRPr="00FD6F86">
        <w:rPr>
          <w:rFonts w:asciiTheme="minorHAnsi" w:hAnsiTheme="minorHAnsi" w:cstheme="minorBidi"/>
          <w:color w:val="1F497D"/>
          <w:sz w:val="24"/>
          <w:szCs w:val="24"/>
          <w:lang w:val="en-US"/>
        </w:rPr>
        <w:t xml:space="preserve"> Apply update from EXT – Update from </w:t>
      </w:r>
      <w:proofErr w:type="spellStart"/>
      <w:r w:rsidRPr="00FD6F86">
        <w:rPr>
          <w:rFonts w:asciiTheme="minorHAnsi" w:hAnsiTheme="minorHAnsi" w:cstheme="minorBidi"/>
          <w:color w:val="1F497D"/>
          <w:sz w:val="24"/>
          <w:szCs w:val="24"/>
          <w:lang w:val="en-US"/>
        </w:rPr>
        <w:t>udisk</w:t>
      </w:r>
      <w:proofErr w:type="spellEnd"/>
      <w:r w:rsidRPr="00FD6F86">
        <w:rPr>
          <w:rFonts w:asciiTheme="minorHAnsi" w:hAnsiTheme="minorHAnsi" w:cstheme="minorBidi"/>
          <w:color w:val="1F497D"/>
          <w:sz w:val="24"/>
          <w:szCs w:val="24"/>
          <w:lang w:val="en-US"/>
        </w:rPr>
        <w:t xml:space="preserve">. </w:t>
      </w:r>
      <w:r w:rsidRPr="00FD6F86">
        <w:rPr>
          <w:rFonts w:asciiTheme="minorHAnsi" w:hAnsiTheme="minorHAnsi" w:cstheme="minorBidi"/>
          <w:color w:val="1F497D"/>
          <w:sz w:val="24"/>
          <w:szCs w:val="24"/>
        </w:rPr>
        <w:t>Далее произойдет переход к содержимому внешнего носителя, выбираем скачанный файл прошивки и нажимаем ОК.</w:t>
      </w:r>
    </w:p>
    <w:p w14:paraId="6637BB99" w14:textId="77777777" w:rsidR="00686E67" w:rsidRPr="00FD6F86" w:rsidRDefault="00686E67" w:rsidP="00FD6F86">
      <w:pPr>
        <w:pStyle w:val="a3"/>
        <w:numPr>
          <w:ilvl w:val="6"/>
          <w:numId w:val="5"/>
        </w:numPr>
        <w:ind w:left="426" w:firstLine="567"/>
        <w:rPr>
          <w:rFonts w:asciiTheme="minorHAnsi" w:hAnsiTheme="minorHAnsi" w:cstheme="minorBidi"/>
          <w:color w:val="1F497D"/>
          <w:sz w:val="24"/>
          <w:szCs w:val="24"/>
        </w:rPr>
      </w:pPr>
      <w:r w:rsidRPr="00FD6F86">
        <w:rPr>
          <w:rFonts w:asciiTheme="minorHAnsi" w:hAnsiTheme="minorHAnsi" w:cstheme="minorBidi"/>
          <w:color w:val="1F497D"/>
          <w:sz w:val="24"/>
          <w:szCs w:val="24"/>
        </w:rPr>
        <w:t>Аналогично варианту 1 начнется установки прошивки.</w:t>
      </w:r>
    </w:p>
    <w:p w14:paraId="0324B740" w14:textId="77777777" w:rsidR="006B1DBF" w:rsidRDefault="006B1DBF" w:rsidP="00280C2A">
      <w:pPr>
        <w:rPr>
          <w:rFonts w:asciiTheme="minorHAnsi" w:hAnsiTheme="minorHAnsi" w:cstheme="minorBidi"/>
          <w:b/>
          <w:color w:val="1F497D"/>
          <w:sz w:val="24"/>
          <w:szCs w:val="24"/>
        </w:rPr>
      </w:pPr>
    </w:p>
    <w:p w14:paraId="3296BD7C" w14:textId="77777777" w:rsidR="00280C2A" w:rsidRDefault="00481F29" w:rsidP="00280C2A">
      <w:pPr>
        <w:rPr>
          <w:rFonts w:asciiTheme="minorHAnsi" w:hAnsiTheme="minorHAnsi" w:cstheme="minorBidi"/>
          <w:b/>
          <w:color w:val="1F497D"/>
          <w:sz w:val="24"/>
          <w:szCs w:val="24"/>
        </w:rPr>
      </w:pPr>
      <w:r w:rsidRPr="00481F29">
        <w:rPr>
          <w:rFonts w:asciiTheme="minorHAnsi" w:hAnsiTheme="minorHAnsi" w:cstheme="minorBidi"/>
          <w:b/>
          <w:color w:val="1F497D"/>
          <w:sz w:val="24"/>
          <w:szCs w:val="24"/>
        </w:rPr>
        <w:t>Сброс приставки к заво</w:t>
      </w:r>
      <w:r w:rsidR="00FD6F86">
        <w:rPr>
          <w:rFonts w:asciiTheme="minorHAnsi" w:hAnsiTheme="minorHAnsi" w:cstheme="minorBidi"/>
          <w:b/>
          <w:color w:val="1F497D"/>
          <w:sz w:val="24"/>
          <w:szCs w:val="24"/>
        </w:rPr>
        <w:t>дским настройкам происходит так</w:t>
      </w:r>
      <w:r w:rsidRPr="00481F29">
        <w:rPr>
          <w:rFonts w:asciiTheme="minorHAnsi" w:hAnsiTheme="minorHAnsi" w:cstheme="minorBidi"/>
          <w:b/>
          <w:color w:val="1F497D"/>
          <w:sz w:val="24"/>
          <w:szCs w:val="24"/>
        </w:rPr>
        <w:t xml:space="preserve">же через инженерное меню. </w:t>
      </w:r>
    </w:p>
    <w:p w14:paraId="5BF01078" w14:textId="77777777" w:rsidR="00710FD7" w:rsidRPr="00710FD7" w:rsidRDefault="00710FD7" w:rsidP="00710FD7">
      <w:pPr>
        <w:rPr>
          <w:rFonts w:asciiTheme="minorHAnsi" w:hAnsiTheme="minorHAnsi" w:cstheme="minorBidi"/>
          <w:b/>
          <w:color w:val="1F497D"/>
          <w:sz w:val="28"/>
          <w:szCs w:val="28"/>
          <w:u w:val="single"/>
        </w:rPr>
      </w:pPr>
      <w:r w:rsidRPr="00710FD7">
        <w:rPr>
          <w:rFonts w:asciiTheme="minorHAnsi" w:hAnsiTheme="minorHAnsi" w:cstheme="minorBidi"/>
          <w:b/>
          <w:color w:val="1F497D"/>
          <w:sz w:val="28"/>
          <w:szCs w:val="28"/>
          <w:u w:val="single"/>
        </w:rPr>
        <w:t xml:space="preserve">Внимание! Сброс приставки к заводским настройкам не приводит к повторной установке прошивки! </w:t>
      </w:r>
    </w:p>
    <w:p w14:paraId="23B4B4F2" w14:textId="77777777" w:rsidR="00710FD7" w:rsidRPr="00481F29" w:rsidRDefault="00710FD7" w:rsidP="00280C2A">
      <w:pPr>
        <w:rPr>
          <w:rFonts w:asciiTheme="minorHAnsi" w:hAnsiTheme="minorHAnsi" w:cstheme="minorBidi"/>
          <w:b/>
          <w:color w:val="1F497D"/>
          <w:sz w:val="24"/>
          <w:szCs w:val="24"/>
        </w:rPr>
      </w:pPr>
    </w:p>
    <w:p w14:paraId="668E6A39" w14:textId="77777777" w:rsidR="00481F29" w:rsidRDefault="00481F29" w:rsidP="00481F29">
      <w:pPr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В инженерном меню необходимо выбрать</w:t>
      </w:r>
      <w:r>
        <w:t xml:space="preserve"> </w:t>
      </w:r>
      <w:r w:rsidRPr="00481F29">
        <w:rPr>
          <w:rFonts w:asciiTheme="minorHAnsi" w:hAnsiTheme="minorHAnsi" w:cstheme="minorBidi"/>
          <w:color w:val="1F497D"/>
          <w:sz w:val="24"/>
          <w:szCs w:val="24"/>
        </w:rPr>
        <w:t>«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wipe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data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>/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factory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reset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>» и подтверждаем, нажав «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Yes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>». После этого в консоли на экране ниже появится надпись «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Data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wipe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complete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>».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После этого выбираем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Reboot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system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proofErr w:type="spellStart"/>
      <w:r w:rsidRPr="00481F29">
        <w:rPr>
          <w:rFonts w:asciiTheme="minorHAnsi" w:hAnsiTheme="minorHAnsi" w:cstheme="minorBidi"/>
          <w:color w:val="1F497D"/>
          <w:sz w:val="24"/>
          <w:szCs w:val="24"/>
        </w:rPr>
        <w:t>now</w:t>
      </w:r>
      <w:proofErr w:type="spellEnd"/>
      <w:r w:rsidRPr="00481F29">
        <w:rPr>
          <w:rFonts w:asciiTheme="minorHAnsi" w:hAnsiTheme="minorHAnsi" w:cstheme="minorBidi"/>
          <w:color w:val="1F497D"/>
          <w:sz w:val="24"/>
          <w:szCs w:val="24"/>
        </w:rPr>
        <w:t>.</w:t>
      </w:r>
    </w:p>
    <w:p w14:paraId="008E0366" w14:textId="77777777" w:rsidR="00481F29" w:rsidRDefault="00481F29" w:rsidP="00481F29">
      <w:pPr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4F039E4" wp14:editId="4EE9AA75">
            <wp:extent cx="3776268" cy="2832100"/>
            <wp:effectExtent l="0" t="0" r="0" b="6350"/>
            <wp:docPr id="10" name="Рисунок 10" descr="C:\Users\AVZhigarev\AppData\Local\Microsoft\Windows\INetCache\Content.Word\Фото 04.09.2018, 15 32 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VZhigarev\AppData\Local\Microsoft\Windows\INetCache\Content.Word\Фото 04.09.2018, 15 32 5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08" cy="28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08BD" w14:textId="77777777" w:rsidR="00481F29" w:rsidRPr="00481F29" w:rsidRDefault="00FD6F86" w:rsidP="00481F29">
      <w:pPr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Так</w:t>
      </w:r>
      <w:r w:rsidR="00481F29" w:rsidRPr="00481F29">
        <w:rPr>
          <w:rFonts w:asciiTheme="minorHAnsi" w:hAnsiTheme="minorHAnsi" w:cstheme="minorBidi"/>
          <w:color w:val="1F497D"/>
          <w:sz w:val="24"/>
          <w:szCs w:val="24"/>
        </w:rPr>
        <w:t>же сбросить приставку к заводским настройкам можно из меню приставки:</w:t>
      </w:r>
    </w:p>
    <w:p w14:paraId="1ECD2CB4" w14:textId="4DD7AFFF" w:rsidR="00481F29" w:rsidRDefault="00222DDC" w:rsidP="00481F29">
      <w:pPr>
        <w:rPr>
          <w:rFonts w:asciiTheme="minorHAnsi" w:hAnsiTheme="minorHAnsi" w:cstheme="minorBidi"/>
          <w:color w:val="1F497D"/>
          <w:sz w:val="24"/>
          <w:szCs w:val="24"/>
          <w:u w:val="single"/>
        </w:rPr>
      </w:pP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Меню </w:t>
      </w:r>
      <w:r w:rsidRPr="00222DDC">
        <w:rPr>
          <w:rFonts w:asciiTheme="minorHAnsi" w:hAnsiTheme="minorHAnsi" w:cstheme="minorBidi"/>
          <w:color w:val="1F497D"/>
          <w:sz w:val="24"/>
          <w:szCs w:val="24"/>
          <w:u w:val="single"/>
        </w:rPr>
        <w:sym w:font="Wingdings" w:char="F0E0"/>
      </w: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Настройки </w:t>
      </w:r>
      <w:r w:rsidRPr="00222DDC">
        <w:rPr>
          <w:rFonts w:asciiTheme="minorHAnsi" w:hAnsiTheme="minorHAnsi" w:cstheme="minorBidi"/>
          <w:color w:val="1F497D"/>
          <w:sz w:val="24"/>
          <w:szCs w:val="24"/>
          <w:u w:val="single"/>
        </w:rPr>
        <w:sym w:font="Wingdings" w:char="F0E0"/>
      </w: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П</w:t>
      </w:r>
      <w:r w:rsidR="00481F29" w:rsidRPr="00710FD7">
        <w:rPr>
          <w:rFonts w:asciiTheme="minorHAnsi" w:hAnsiTheme="minorHAnsi" w:cstheme="minorBidi"/>
          <w:color w:val="1F497D"/>
          <w:sz w:val="24"/>
          <w:szCs w:val="24"/>
          <w:u w:val="single"/>
        </w:rPr>
        <w:t>ерезаг</w:t>
      </w: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рузка и сброс (MENU </w:t>
      </w:r>
      <w:r w:rsidRPr="00222DDC">
        <w:rPr>
          <w:rFonts w:asciiTheme="minorHAnsi" w:hAnsiTheme="minorHAnsi" w:cstheme="minorBidi"/>
          <w:color w:val="1F497D"/>
          <w:sz w:val="24"/>
          <w:szCs w:val="24"/>
          <w:u w:val="single"/>
        </w:rPr>
        <w:sym w:font="Wingdings" w:char="F0E0"/>
      </w: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</w:t>
      </w:r>
      <w:proofErr w:type="spellStart"/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>Settings</w:t>
      </w:r>
      <w:proofErr w:type="spellEnd"/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</w:t>
      </w:r>
      <w:r w:rsidRPr="00222DDC">
        <w:rPr>
          <w:rFonts w:asciiTheme="minorHAnsi" w:hAnsiTheme="minorHAnsi" w:cstheme="minorBidi"/>
          <w:color w:val="1F497D"/>
          <w:sz w:val="24"/>
          <w:szCs w:val="24"/>
          <w:u w:val="single"/>
        </w:rPr>
        <w:sym w:font="Wingdings" w:char="F0E0"/>
      </w:r>
      <w:r w:rsidR="00481F29" w:rsidRPr="00710FD7"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</w:t>
      </w:r>
      <w:proofErr w:type="spellStart"/>
      <w:r w:rsidR="00481F29" w:rsidRPr="00710FD7">
        <w:rPr>
          <w:rFonts w:asciiTheme="minorHAnsi" w:hAnsiTheme="minorHAnsi" w:cstheme="minorBidi"/>
          <w:color w:val="1F497D"/>
          <w:sz w:val="24"/>
          <w:szCs w:val="24"/>
          <w:u w:val="single"/>
        </w:rPr>
        <w:t>Reboot&amp;reset</w:t>
      </w:r>
      <w:proofErr w:type="spellEnd"/>
      <w:r w:rsidRPr="00222DDC">
        <w:rPr>
          <w:rFonts w:asciiTheme="minorHAnsi" w:hAnsiTheme="minorHAnsi" w:cstheme="minorBidi"/>
          <w:color w:val="1F497D"/>
          <w:sz w:val="24"/>
          <w:szCs w:val="24"/>
          <w:u w:val="single"/>
          <w:lang w:val="en-US"/>
        </w:rPr>
        <w:sym w:font="Wingdings" w:char="F0E0"/>
      </w:r>
      <w:r>
        <w:rPr>
          <w:rFonts w:asciiTheme="minorHAnsi" w:hAnsiTheme="minorHAnsi" w:cstheme="minorBidi"/>
          <w:color w:val="1F497D"/>
          <w:sz w:val="24"/>
          <w:szCs w:val="24"/>
          <w:u w:val="single"/>
          <w:lang w:val="en-US"/>
        </w:rPr>
        <w:t>Reset</w:t>
      </w:r>
      <w:r w:rsidR="00481F29" w:rsidRPr="00710FD7">
        <w:rPr>
          <w:rFonts w:asciiTheme="minorHAnsi" w:hAnsiTheme="minorHAnsi" w:cstheme="minorBidi"/>
          <w:color w:val="1F497D"/>
          <w:sz w:val="24"/>
          <w:szCs w:val="24"/>
          <w:u w:val="single"/>
        </w:rPr>
        <w:t>)</w:t>
      </w: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</w:t>
      </w:r>
      <w:r w:rsidRPr="00222DDC">
        <w:rPr>
          <w:rFonts w:asciiTheme="minorHAnsi" w:hAnsiTheme="minorHAnsi" w:cstheme="minorBidi"/>
          <w:color w:val="1F497D"/>
          <w:sz w:val="24"/>
          <w:szCs w:val="24"/>
          <w:u w:val="single"/>
          <w:lang w:val="en-US"/>
        </w:rPr>
        <w:sym w:font="Wingdings" w:char="F0E0"/>
      </w: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 xml:space="preserve"> Сброс к заводским настройкам</w:t>
      </w:r>
      <w:r w:rsidR="00481F29" w:rsidRPr="00710FD7">
        <w:rPr>
          <w:rFonts w:asciiTheme="minorHAnsi" w:hAnsiTheme="minorHAnsi" w:cstheme="minorBidi"/>
          <w:color w:val="1F497D"/>
          <w:sz w:val="24"/>
          <w:szCs w:val="24"/>
          <w:u w:val="single"/>
        </w:rPr>
        <w:t>.</w:t>
      </w:r>
    </w:p>
    <w:p w14:paraId="6687B023" w14:textId="65975057" w:rsidR="00C6388D" w:rsidRPr="00710FD7" w:rsidRDefault="00C6388D" w:rsidP="00481F29">
      <w:pPr>
        <w:rPr>
          <w:rFonts w:asciiTheme="minorHAnsi" w:hAnsiTheme="minorHAnsi" w:cstheme="minorBidi"/>
          <w:color w:val="1F497D"/>
          <w:sz w:val="24"/>
          <w:szCs w:val="24"/>
          <w:u w:val="single"/>
        </w:rPr>
      </w:pPr>
      <w:r>
        <w:rPr>
          <w:rFonts w:asciiTheme="minorHAnsi" w:hAnsiTheme="minorHAnsi" w:cstheme="minorBidi"/>
          <w:color w:val="1F497D"/>
          <w:sz w:val="24"/>
          <w:szCs w:val="24"/>
          <w:u w:val="single"/>
        </w:rPr>
        <w:t>После этой операции понадобится заново ввести логин пароль пользователя.</w:t>
      </w:r>
    </w:p>
    <w:p w14:paraId="4038C5DD" w14:textId="77777777" w:rsidR="00481F29" w:rsidRPr="00481F29" w:rsidRDefault="00481F29" w:rsidP="00481F29">
      <w:pPr>
        <w:rPr>
          <w:rFonts w:asciiTheme="minorHAnsi" w:hAnsiTheme="minorHAnsi" w:cstheme="minorBidi"/>
          <w:color w:val="1F497D"/>
          <w:sz w:val="24"/>
          <w:szCs w:val="24"/>
        </w:rPr>
      </w:pPr>
    </w:p>
    <w:p w14:paraId="5D0B8C45" w14:textId="77777777" w:rsidR="00D93FE9" w:rsidRDefault="00D93FE9" w:rsidP="00D93FE9">
      <w:pPr>
        <w:pStyle w:val="1"/>
      </w:pPr>
      <w:bookmarkStart w:id="15" w:name="_Toc48300584"/>
      <w:r>
        <w:t>Отправка диагностических логов с приставки</w:t>
      </w:r>
      <w:bookmarkEnd w:id="15"/>
    </w:p>
    <w:p w14:paraId="1F111CDE" w14:textId="77777777" w:rsidR="00481F29" w:rsidRDefault="00481F29" w:rsidP="00280C2A">
      <w:pPr>
        <w:rPr>
          <w:rFonts w:asciiTheme="minorHAnsi" w:hAnsiTheme="minorHAnsi" w:cstheme="minorBidi"/>
          <w:color w:val="1F497D"/>
          <w:sz w:val="24"/>
          <w:szCs w:val="24"/>
        </w:rPr>
      </w:pPr>
    </w:p>
    <w:p w14:paraId="6E8D3667" w14:textId="77777777" w:rsidR="00D93FE9" w:rsidRDefault="00D93FE9" w:rsidP="00280C2A">
      <w:pPr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</w:rPr>
        <w:t>В случае возникновения проблем в работе приставки, из интерфейса можно отправить отладочную информацию.</w:t>
      </w:r>
    </w:p>
    <w:p w14:paraId="5DE44331" w14:textId="68D7684D" w:rsidR="00C6388D" w:rsidRDefault="00C6388D" w:rsidP="00C6388D">
      <w:pPr>
        <w:pStyle w:val="a3"/>
        <w:numPr>
          <w:ilvl w:val="0"/>
          <w:numId w:val="28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Smart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TV</w:t>
      </w:r>
      <w:r w:rsidRPr="00F87B43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</w:rPr>
        <w:t>нажать комбинацию на пульте  «00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>0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01» </w:t>
      </w:r>
    </w:p>
    <w:p w14:paraId="18F28FC3" w14:textId="4F4B994F" w:rsidR="00C6388D" w:rsidRPr="00332320" w:rsidRDefault="00C6388D" w:rsidP="00C6388D">
      <w:pPr>
        <w:pStyle w:val="a3"/>
        <w:numPr>
          <w:ilvl w:val="0"/>
          <w:numId w:val="28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STB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GT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>-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Rasse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>/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ZTE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>/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Android</w:t>
      </w:r>
      <w:r w:rsidRPr="007221FD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TV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з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айти Настройки 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>–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 Поддержка – кнопка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Send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>_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Report</w:t>
      </w:r>
    </w:p>
    <w:p w14:paraId="2C81E0F7" w14:textId="77777777" w:rsidR="00C6388D" w:rsidRDefault="00C6388D" w:rsidP="00C6388D">
      <w:pPr>
        <w:pStyle w:val="a3"/>
        <w:numPr>
          <w:ilvl w:val="0"/>
          <w:numId w:val="28"/>
        </w:numPr>
        <w:spacing w:after="0" w:line="240" w:lineRule="auto"/>
        <w:rPr>
          <w:rFonts w:asciiTheme="minorHAnsi" w:hAnsiTheme="minorHAnsi" w:cstheme="minorBidi"/>
          <w:color w:val="1F497D"/>
          <w:sz w:val="24"/>
          <w:szCs w:val="24"/>
        </w:rPr>
      </w:pP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STB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Dune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– </w:t>
      </w:r>
      <w:r>
        <w:rPr>
          <w:rFonts w:asciiTheme="minorHAnsi" w:hAnsiTheme="minorHAnsi" w:cstheme="minorBidi"/>
          <w:color w:val="1F497D"/>
          <w:sz w:val="24"/>
          <w:szCs w:val="24"/>
        </w:rPr>
        <w:t xml:space="preserve">кнопка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Top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</w:t>
      </w:r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>Menu</w:t>
      </w:r>
      <w:r w:rsidRPr="00332320">
        <w:rPr>
          <w:rFonts w:asciiTheme="minorHAnsi" w:hAnsiTheme="minorHAnsi" w:cstheme="minorBidi"/>
          <w:color w:val="1F497D"/>
          <w:sz w:val="24"/>
          <w:szCs w:val="24"/>
        </w:rPr>
        <w:t xml:space="preserve"> – </w:t>
      </w:r>
      <w:r>
        <w:rPr>
          <w:rFonts w:asciiTheme="minorHAnsi" w:hAnsiTheme="minorHAnsi" w:cstheme="minorBidi"/>
          <w:color w:val="1F497D"/>
          <w:sz w:val="24"/>
          <w:szCs w:val="24"/>
        </w:rPr>
        <w:t>Настройки – Поддержка – Отладочный дамп – Отправить</w:t>
      </w:r>
    </w:p>
    <w:p w14:paraId="2E4A2171" w14:textId="29149BF3" w:rsidR="00686E67" w:rsidRDefault="00D93FE9" w:rsidP="00D93FE9">
      <w:pPr>
        <w:rPr>
          <w:rFonts w:asciiTheme="minorHAnsi" w:hAnsiTheme="minorHAnsi" w:cstheme="minorBidi"/>
          <w:color w:val="1F497D"/>
          <w:sz w:val="24"/>
          <w:szCs w:val="24"/>
        </w:rPr>
      </w:pPr>
      <w:r w:rsidRPr="00D93FE9">
        <w:rPr>
          <w:rFonts w:asciiTheme="minorHAnsi" w:hAnsiTheme="minorHAnsi" w:cstheme="minorBidi"/>
          <w:color w:val="1F497D"/>
          <w:sz w:val="24"/>
          <w:szCs w:val="24"/>
        </w:rPr>
        <w:t xml:space="preserve">На экране появится надпись, что </w:t>
      </w:r>
      <w:proofErr w:type="spellStart"/>
      <w:r w:rsidRPr="00D93FE9">
        <w:rPr>
          <w:rFonts w:asciiTheme="minorHAnsi" w:hAnsiTheme="minorHAnsi" w:cstheme="minorBidi"/>
          <w:color w:val="1F497D"/>
          <w:sz w:val="24"/>
          <w:szCs w:val="24"/>
        </w:rPr>
        <w:t>логи</w:t>
      </w:r>
      <w:proofErr w:type="spellEnd"/>
      <w:r w:rsidRPr="00D93FE9">
        <w:rPr>
          <w:rFonts w:asciiTheme="minorHAnsi" w:hAnsiTheme="minorHAnsi" w:cstheme="minorBidi"/>
          <w:color w:val="1F497D"/>
          <w:sz w:val="24"/>
          <w:szCs w:val="24"/>
        </w:rPr>
        <w:t xml:space="preserve"> успешно отправлены.</w:t>
      </w:r>
    </w:p>
    <w:p w14:paraId="16AF84A8" w14:textId="1904532E" w:rsidR="002844D7" w:rsidRDefault="002844D7" w:rsidP="007221FD">
      <w:pPr>
        <w:pStyle w:val="1"/>
      </w:pPr>
      <w:bookmarkStart w:id="16" w:name="_Toc48300585"/>
      <w:r>
        <w:t>Утилиты для диагностики подключения</w:t>
      </w:r>
      <w:bookmarkEnd w:id="16"/>
    </w:p>
    <w:p w14:paraId="516489B9" w14:textId="32C09761" w:rsidR="002844D7" w:rsidRDefault="002844D7" w:rsidP="00D93FE9">
      <w:pPr>
        <w:rPr>
          <w:rFonts w:asciiTheme="minorHAnsi" w:hAnsiTheme="minorHAnsi" w:cstheme="minorBidi"/>
          <w:color w:val="1F497D"/>
          <w:sz w:val="24"/>
          <w:szCs w:val="24"/>
        </w:rPr>
      </w:pPr>
    </w:p>
    <w:p w14:paraId="217C3264" w14:textId="52E1587C" w:rsidR="002844D7" w:rsidRPr="007221FD" w:rsidRDefault="002844D7" w:rsidP="002844D7">
      <w:pPr>
        <w:pStyle w:val="a3"/>
        <w:numPr>
          <w:ilvl w:val="0"/>
          <w:numId w:val="29"/>
        </w:numPr>
        <w:rPr>
          <w:rFonts w:asciiTheme="minorHAnsi" w:hAnsiTheme="minorHAnsi" w:cstheme="minorBidi"/>
          <w:color w:val="1F497D"/>
          <w:sz w:val="24"/>
          <w:szCs w:val="24"/>
        </w:rPr>
      </w:pPr>
      <w:proofErr w:type="spellStart"/>
      <w:r>
        <w:rPr>
          <w:rFonts w:asciiTheme="minorHAnsi" w:hAnsiTheme="minorHAnsi" w:cstheme="minorBidi"/>
          <w:color w:val="1F497D"/>
          <w:sz w:val="24"/>
          <w:szCs w:val="24"/>
        </w:rPr>
        <w:t>Pi</w:t>
      </w:r>
      <w:proofErr w:type="spellEnd"/>
      <w:r>
        <w:rPr>
          <w:rFonts w:asciiTheme="minorHAnsi" w:hAnsiTheme="minorHAnsi" w:cstheme="minorBidi"/>
          <w:color w:val="1F497D"/>
          <w:sz w:val="24"/>
          <w:szCs w:val="24"/>
          <w:lang w:val="en-US"/>
        </w:rPr>
        <w:t xml:space="preserve">ng &amp; Trace </w:t>
      </w:r>
    </w:p>
    <w:p w14:paraId="79CA72DB" w14:textId="33657336" w:rsidR="002844D7" w:rsidRDefault="005E4B0D" w:rsidP="002844D7">
      <w:pPr>
        <w:pStyle w:val="a3"/>
      </w:pPr>
      <w:hyperlink r:id="rId28" w:history="1">
        <w:r w:rsidR="002844D7" w:rsidRPr="002844D7">
          <w:rPr>
            <w:rStyle w:val="ab"/>
          </w:rPr>
          <w:t>https://play.google.com/store/apps/details?id=com.studionivadev.pingtrace&amp;hl=en_US</w:t>
        </w:r>
      </w:hyperlink>
    </w:p>
    <w:p w14:paraId="5601B070" w14:textId="2B14EB80" w:rsidR="002844D7" w:rsidRDefault="002844D7" w:rsidP="002844D7">
      <w:pPr>
        <w:pStyle w:val="a3"/>
      </w:pPr>
      <w:r>
        <w:t xml:space="preserve">- Подсоединитесь к </w:t>
      </w:r>
      <w:proofErr w:type="spellStart"/>
      <w:r>
        <w:rPr>
          <w:lang w:val="en-US"/>
        </w:rPr>
        <w:t>WiFi</w:t>
      </w:r>
      <w:proofErr w:type="spellEnd"/>
      <w:r w:rsidRPr="007221FD">
        <w:t xml:space="preserve"> </w:t>
      </w:r>
      <w:r>
        <w:t xml:space="preserve">сети установленного </w:t>
      </w:r>
      <w:r w:rsidR="00AF48FF">
        <w:t xml:space="preserve">у абонента </w:t>
      </w:r>
      <w:r>
        <w:t>роутера с помощью вашего телефона</w:t>
      </w:r>
    </w:p>
    <w:p w14:paraId="4B16785A" w14:textId="4E30CE9B" w:rsidR="002844D7" w:rsidRDefault="002844D7" w:rsidP="002844D7">
      <w:pPr>
        <w:pStyle w:val="a3"/>
      </w:pPr>
      <w:r>
        <w:lastRenderedPageBreak/>
        <w:t xml:space="preserve">- Запустите программу </w:t>
      </w:r>
    </w:p>
    <w:p w14:paraId="4172E68D" w14:textId="51EF23B1" w:rsidR="002844D7" w:rsidRDefault="002844D7" w:rsidP="002844D7">
      <w:pPr>
        <w:pStyle w:val="a3"/>
      </w:pPr>
      <w:r>
        <w:t>- Сверху в программе напишите адреса (</w:t>
      </w:r>
      <w:proofErr w:type="spellStart"/>
      <w:r>
        <w:rPr>
          <w:lang w:val="en-US"/>
        </w:rPr>
        <w:t>url</w:t>
      </w:r>
      <w:proofErr w:type="spellEnd"/>
      <w:r>
        <w:t>) которые хотите проверить:</w:t>
      </w:r>
    </w:p>
    <w:p w14:paraId="34E333F7" w14:textId="73F3809D" w:rsidR="002844D7" w:rsidRDefault="002844D7" w:rsidP="002844D7">
      <w:pPr>
        <w:pStyle w:val="a3"/>
        <w:rPr>
          <w:lang w:val="en-US"/>
        </w:rPr>
      </w:pPr>
      <w:r>
        <w:tab/>
      </w:r>
      <w:proofErr w:type="gramStart"/>
      <w:r w:rsidRPr="007221FD">
        <w:rPr>
          <w:lang w:val="en-US"/>
        </w:rPr>
        <w:t>1</w:t>
      </w:r>
      <w:proofErr w:type="gramEnd"/>
      <w:r w:rsidRPr="007221FD">
        <w:rPr>
          <w:lang w:val="en-US"/>
        </w:rPr>
        <w:t xml:space="preserve"> </w:t>
      </w:r>
      <w:r>
        <w:rPr>
          <w:lang w:val="en-US"/>
        </w:rPr>
        <w:t>cdn.beetv.kz</w:t>
      </w:r>
    </w:p>
    <w:p w14:paraId="673BE68A" w14:textId="300F43C6" w:rsidR="002844D7" w:rsidRDefault="002844D7" w:rsidP="002844D7">
      <w:pPr>
        <w:pStyle w:val="a3"/>
        <w:rPr>
          <w:lang w:val="en-US"/>
        </w:rPr>
      </w:pPr>
      <w:r>
        <w:rPr>
          <w:lang w:val="en-US"/>
        </w:rPr>
        <w:tab/>
      </w:r>
      <w:proofErr w:type="gramStart"/>
      <w:r w:rsidRPr="007221FD">
        <w:rPr>
          <w:lang w:val="en-US"/>
        </w:rPr>
        <w:t>2</w:t>
      </w:r>
      <w:proofErr w:type="gramEnd"/>
      <w:r>
        <w:rPr>
          <w:lang w:val="en-US"/>
        </w:rPr>
        <w:t xml:space="preserve"> prodkaltura.beeline.kz</w:t>
      </w:r>
    </w:p>
    <w:p w14:paraId="164EF0F1" w14:textId="427A9507" w:rsidR="002844D7" w:rsidRDefault="002844D7" w:rsidP="002844D7">
      <w:pPr>
        <w:pStyle w:val="a3"/>
        <w:rPr>
          <w:lang w:val="en-US"/>
        </w:rPr>
      </w:pPr>
      <w:r>
        <w:rPr>
          <w:lang w:val="en-US"/>
        </w:rPr>
        <w:tab/>
      </w:r>
      <w:r>
        <w:t>3</w:t>
      </w:r>
      <w:r>
        <w:rPr>
          <w:lang w:val="en-US"/>
        </w:rPr>
        <w:t xml:space="preserve"> strgkaltura.beeline.kz</w:t>
      </w:r>
    </w:p>
    <w:p w14:paraId="04D09592" w14:textId="54262CAC" w:rsidR="002844D7" w:rsidRDefault="002844D7" w:rsidP="002844D7">
      <w:pPr>
        <w:pStyle w:val="a3"/>
        <w:rPr>
          <w:lang w:val="en-US"/>
        </w:rPr>
      </w:pPr>
      <w:r w:rsidRPr="002844D7">
        <w:rPr>
          <w:noProof/>
          <w:lang w:eastAsia="ru-RU"/>
        </w:rPr>
        <w:drawing>
          <wp:inline distT="0" distB="0" distL="0" distR="0" wp14:anchorId="578CA7C9" wp14:editId="5DCCA71B">
            <wp:extent cx="3248167" cy="37971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3204" cy="38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C84B" w14:textId="3FDB96D9" w:rsidR="002844D7" w:rsidRDefault="002844D7" w:rsidP="002844D7">
      <w:pPr>
        <w:pStyle w:val="a3"/>
        <w:rPr>
          <w:lang w:val="en-US"/>
        </w:rPr>
      </w:pPr>
    </w:p>
    <w:p w14:paraId="6636C870" w14:textId="598CD994" w:rsidR="002844D7" w:rsidRDefault="002844D7" w:rsidP="002844D7">
      <w:pPr>
        <w:pStyle w:val="a3"/>
        <w:rPr>
          <w:b/>
          <w:bCs/>
          <w:u w:val="single"/>
        </w:rPr>
      </w:pPr>
      <w:r w:rsidRPr="007221FD">
        <w:rPr>
          <w:b/>
          <w:bCs/>
          <w:u w:val="single"/>
        </w:rPr>
        <w:t>Все 3 адреса должны быть доступны, иначе ТВ работать не будет.</w:t>
      </w:r>
    </w:p>
    <w:p w14:paraId="0B83F170" w14:textId="77777777" w:rsidR="00D65D49" w:rsidRDefault="00D65D49" w:rsidP="002844D7">
      <w:pPr>
        <w:pStyle w:val="a3"/>
        <w:rPr>
          <w:b/>
          <w:bCs/>
          <w:u w:val="single"/>
        </w:rPr>
      </w:pPr>
    </w:p>
    <w:p w14:paraId="1FC4973D" w14:textId="6D67C968" w:rsidR="00D65D49" w:rsidRPr="007221FD" w:rsidRDefault="00D65D49" w:rsidP="00D65D49">
      <w:pPr>
        <w:pStyle w:val="a3"/>
        <w:numPr>
          <w:ilvl w:val="0"/>
          <w:numId w:val="29"/>
        </w:numPr>
        <w:rPr>
          <w:b/>
          <w:bCs/>
          <w:u w:val="single"/>
        </w:rPr>
      </w:pPr>
      <w:r>
        <w:rPr>
          <w:u w:val="single"/>
        </w:rPr>
        <w:t xml:space="preserve">Скачивание файла с ближайшего </w:t>
      </w:r>
      <w:r>
        <w:rPr>
          <w:u w:val="single"/>
          <w:lang w:val="en-US"/>
        </w:rPr>
        <w:t>CDN</w:t>
      </w:r>
      <w:r w:rsidRPr="007221FD">
        <w:rPr>
          <w:u w:val="single"/>
        </w:rPr>
        <w:t xml:space="preserve"> </w:t>
      </w:r>
      <w:r>
        <w:rPr>
          <w:u w:val="single"/>
        </w:rPr>
        <w:t>сервера</w:t>
      </w:r>
    </w:p>
    <w:p w14:paraId="41A688ED" w14:textId="291A0FF4" w:rsidR="00DD1589" w:rsidRPr="007221FD" w:rsidRDefault="00DD1589" w:rsidP="007221FD">
      <w:pPr>
        <w:pStyle w:val="a3"/>
        <w:rPr>
          <w:b/>
          <w:bCs/>
          <w:u w:val="single"/>
        </w:rPr>
      </w:pPr>
      <w:r>
        <w:rPr>
          <w:u w:val="single"/>
        </w:rPr>
        <w:t xml:space="preserve">Данная операция может понадобится если есть сомнения в достоверности показаний встроенного в интерфейс ТВ </w:t>
      </w:r>
      <w:proofErr w:type="spellStart"/>
      <w:r>
        <w:rPr>
          <w:u w:val="single"/>
        </w:rPr>
        <w:t>спидтеста</w:t>
      </w:r>
      <w:proofErr w:type="spellEnd"/>
      <w:r>
        <w:rPr>
          <w:u w:val="single"/>
        </w:rPr>
        <w:t>.</w:t>
      </w:r>
    </w:p>
    <w:p w14:paraId="04CA2227" w14:textId="6FE17EED" w:rsidR="00D65D49" w:rsidRPr="007221FD" w:rsidRDefault="00DD1589" w:rsidP="00D65D49">
      <w:pPr>
        <w:pStyle w:val="a3"/>
        <w:numPr>
          <w:ilvl w:val="1"/>
          <w:numId w:val="29"/>
        </w:numPr>
      </w:pPr>
      <w:r w:rsidRPr="007221FD">
        <w:t xml:space="preserve">Ссылка на файл </w:t>
      </w:r>
      <w:r w:rsidR="000E2B3F" w:rsidRPr="007221FD">
        <w:t>–</w:t>
      </w:r>
      <w:r w:rsidRPr="007221FD">
        <w:t xml:space="preserve"> </w:t>
      </w:r>
      <w:hyperlink r:id="rId30" w:history="1">
        <w:r w:rsidR="009B290B">
          <w:rPr>
            <w:rStyle w:val="ab"/>
          </w:rPr>
          <w:t>http://cdn.beetv.kz/static/fw_old/speed.test</w:t>
        </w:r>
      </w:hyperlink>
    </w:p>
    <w:p w14:paraId="7F8542B9" w14:textId="59DF3EE6" w:rsidR="000E2B3F" w:rsidRPr="007221FD" w:rsidRDefault="000E2B3F" w:rsidP="00D65D49">
      <w:pPr>
        <w:pStyle w:val="a3"/>
        <w:numPr>
          <w:ilvl w:val="1"/>
          <w:numId w:val="29"/>
        </w:numPr>
        <w:rPr>
          <w:u w:val="single"/>
        </w:rPr>
      </w:pPr>
      <w:r w:rsidRPr="007221FD">
        <w:rPr>
          <w:noProof/>
          <w:u w:val="single"/>
          <w:lang w:eastAsia="ru-RU"/>
        </w:rPr>
        <w:drawing>
          <wp:inline distT="0" distB="0" distL="0" distR="0" wp14:anchorId="4759E32D" wp14:editId="54A85C06">
            <wp:extent cx="5242089" cy="1485492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5329" cy="1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ECE5" w14:textId="1E3904AC" w:rsidR="000E2B3F" w:rsidRDefault="000E2B3F" w:rsidP="00D65D49">
      <w:pPr>
        <w:pStyle w:val="a3"/>
        <w:numPr>
          <w:ilvl w:val="1"/>
          <w:numId w:val="29"/>
        </w:numPr>
        <w:rPr>
          <w:u w:val="single"/>
        </w:rPr>
      </w:pPr>
      <w:r w:rsidRPr="007221FD">
        <w:rPr>
          <w:u w:val="single"/>
        </w:rPr>
        <w:t xml:space="preserve">Можно увидеть скорость и сервер с которого идет загрузка. Важно чтобы загрузка </w:t>
      </w:r>
      <w:r>
        <w:rPr>
          <w:u w:val="single"/>
        </w:rPr>
        <w:t>была не менее 3 МБ</w:t>
      </w:r>
      <w:r w:rsidRPr="007221FD">
        <w:rPr>
          <w:u w:val="single"/>
        </w:rPr>
        <w:t>/</w:t>
      </w:r>
      <w:r>
        <w:rPr>
          <w:u w:val="single"/>
          <w:lang w:val="en-US"/>
        </w:rPr>
        <w:t>c</w:t>
      </w:r>
      <w:r w:rsidRPr="007221FD">
        <w:rPr>
          <w:u w:val="single"/>
        </w:rPr>
        <w:t xml:space="preserve"> </w:t>
      </w:r>
      <w:r>
        <w:rPr>
          <w:u w:val="single"/>
        </w:rPr>
        <w:t>(это соответствуют 24 Мбит</w:t>
      </w:r>
      <w:r w:rsidRPr="007221FD">
        <w:rPr>
          <w:u w:val="single"/>
        </w:rPr>
        <w:t>/</w:t>
      </w:r>
      <w:r>
        <w:rPr>
          <w:u w:val="single"/>
          <w:lang w:val="en-US"/>
        </w:rPr>
        <w:t>c</w:t>
      </w:r>
      <w:r>
        <w:rPr>
          <w:u w:val="single"/>
        </w:rPr>
        <w:t xml:space="preserve">) и </w:t>
      </w:r>
      <w:r w:rsidRPr="007221FD">
        <w:rPr>
          <w:u w:val="single"/>
        </w:rPr>
        <w:t xml:space="preserve">происходила </w:t>
      </w:r>
      <w:r>
        <w:rPr>
          <w:u w:val="single"/>
        </w:rPr>
        <w:t xml:space="preserve">с ближайшего </w:t>
      </w:r>
      <w:r>
        <w:rPr>
          <w:u w:val="single"/>
          <w:lang w:val="en-US"/>
        </w:rPr>
        <w:t>CDN</w:t>
      </w:r>
      <w:r w:rsidRPr="007221FD">
        <w:rPr>
          <w:u w:val="single"/>
        </w:rPr>
        <w:t xml:space="preserve"> </w:t>
      </w:r>
      <w:r>
        <w:rPr>
          <w:u w:val="single"/>
        </w:rPr>
        <w:t>сервера</w:t>
      </w:r>
      <w:r w:rsidRPr="007221FD">
        <w:rPr>
          <w:u w:val="single"/>
        </w:rPr>
        <w:t>.</w:t>
      </w:r>
    </w:p>
    <w:p w14:paraId="0C74EC2A" w14:textId="5EC12A06" w:rsidR="007A377E" w:rsidRDefault="007A377E" w:rsidP="007221FD">
      <w:pPr>
        <w:pStyle w:val="a3"/>
        <w:ind w:left="1440"/>
        <w:rPr>
          <w:u w:val="single"/>
        </w:rPr>
      </w:pPr>
    </w:p>
    <w:p w14:paraId="33761F51" w14:textId="5B03E331" w:rsidR="008B641D" w:rsidRDefault="008B641D" w:rsidP="007221FD">
      <w:pPr>
        <w:pStyle w:val="a3"/>
        <w:ind w:left="1440"/>
        <w:rPr>
          <w:u w:val="single"/>
        </w:rPr>
      </w:pPr>
    </w:p>
    <w:p w14:paraId="3F2FBD78" w14:textId="5E687C4A" w:rsidR="008B641D" w:rsidRDefault="008B641D" w:rsidP="007221FD">
      <w:pPr>
        <w:pStyle w:val="a3"/>
        <w:ind w:left="1440"/>
        <w:rPr>
          <w:u w:val="single"/>
        </w:rPr>
      </w:pPr>
      <w:r>
        <w:rPr>
          <w:u w:val="single"/>
          <w:lang w:val="en-US"/>
        </w:rPr>
        <w:lastRenderedPageBreak/>
        <w:t>DNS</w:t>
      </w:r>
    </w:p>
    <w:p w14:paraId="69750496" w14:textId="195D20BB" w:rsidR="008B641D" w:rsidRDefault="008B641D" w:rsidP="007221FD">
      <w:pPr>
        <w:pStyle w:val="a3"/>
        <w:ind w:left="1440"/>
        <w:rPr>
          <w:u w:val="single"/>
        </w:rPr>
      </w:pPr>
    </w:p>
    <w:p w14:paraId="24BD59DC" w14:textId="5C51EC19" w:rsidR="008B641D" w:rsidRPr="00950C2D" w:rsidRDefault="008B641D" w:rsidP="00950C2D">
      <w:pPr>
        <w:pStyle w:val="a3"/>
        <w:numPr>
          <w:ilvl w:val="0"/>
          <w:numId w:val="30"/>
        </w:numPr>
        <w:rPr>
          <w:u w:val="single"/>
        </w:rPr>
      </w:pPr>
      <w:r>
        <w:rPr>
          <w:u w:val="single"/>
        </w:rPr>
        <w:t xml:space="preserve">Удостовериться, что в настройках роутера прописаны корректные </w:t>
      </w:r>
      <w:r>
        <w:rPr>
          <w:u w:val="single"/>
          <w:lang w:val="en-US"/>
        </w:rPr>
        <w:t>DNS</w:t>
      </w:r>
      <w:r w:rsidRPr="00950C2D">
        <w:rPr>
          <w:u w:val="single"/>
        </w:rPr>
        <w:t xml:space="preserve"> </w:t>
      </w:r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5.34.34.5; 37.99.99.37</w:t>
      </w:r>
    </w:p>
    <w:p w14:paraId="35160C8E" w14:textId="77777777" w:rsidR="008B641D" w:rsidRPr="00950C2D" w:rsidRDefault="008B641D" w:rsidP="00950C2D">
      <w:pPr>
        <w:pStyle w:val="a3"/>
        <w:numPr>
          <w:ilvl w:val="0"/>
          <w:numId w:val="30"/>
        </w:numPr>
        <w:rPr>
          <w:u w:val="single"/>
        </w:rPr>
      </w:pPr>
      <w:r>
        <w:rPr>
          <w:u w:val="single"/>
        </w:rPr>
        <w:t>Проверить, что в пользовательском устройстве (</w:t>
      </w:r>
      <w:proofErr w:type="spellStart"/>
      <w:r>
        <w:rPr>
          <w:u w:val="single"/>
          <w:lang w:val="en-US"/>
        </w:rPr>
        <w:t>SmartTV</w:t>
      </w:r>
      <w:proofErr w:type="spellEnd"/>
      <w:r>
        <w:rPr>
          <w:u w:val="single"/>
        </w:rPr>
        <w:t xml:space="preserve">, </w:t>
      </w:r>
      <w:r>
        <w:rPr>
          <w:u w:val="single"/>
          <w:lang w:val="en-US"/>
        </w:rPr>
        <w:t>STB</w:t>
      </w:r>
      <w:r>
        <w:rPr>
          <w:u w:val="single"/>
        </w:rPr>
        <w:t xml:space="preserve">) прописаны наши </w:t>
      </w:r>
      <w:r>
        <w:rPr>
          <w:u w:val="single"/>
          <w:lang w:val="en-US"/>
        </w:rPr>
        <w:t>DNS</w:t>
      </w:r>
      <w:r>
        <w:rPr>
          <w:u w:val="single"/>
        </w:rPr>
        <w:t xml:space="preserve"> или получать их автоматически по </w:t>
      </w:r>
      <w:r>
        <w:rPr>
          <w:u w:val="single"/>
          <w:lang w:val="en-US"/>
        </w:rPr>
        <w:t>DH</w:t>
      </w:r>
      <w:r w:rsidRPr="00950C2D">
        <w:rPr>
          <w:u w:val="single"/>
        </w:rPr>
        <w:t>С</w:t>
      </w:r>
      <w:r>
        <w:rPr>
          <w:u w:val="single"/>
          <w:lang w:val="en-US"/>
        </w:rPr>
        <w:t>P</w:t>
      </w:r>
    </w:p>
    <w:p w14:paraId="6536CF04" w14:textId="64FAA7FA" w:rsidR="006D7766" w:rsidRPr="00950C2D" w:rsidRDefault="008B641D" w:rsidP="00950C2D">
      <w:pPr>
        <w:pStyle w:val="a3"/>
        <w:numPr>
          <w:ilvl w:val="0"/>
          <w:numId w:val="30"/>
        </w:numPr>
        <w:rPr>
          <w:rFonts w:ascii="Segoe UI" w:hAnsi="Segoe UI" w:cs="Segoe UI"/>
          <w:color w:val="000000"/>
          <w:sz w:val="23"/>
          <w:szCs w:val="23"/>
          <w:shd w:val="clear" w:color="auto" w:fill="FFFFFF"/>
        </w:rPr>
      </w:pPr>
      <w:r w:rsidRPr="006D7766">
        <w:rPr>
          <w:u w:val="single"/>
        </w:rPr>
        <w:t xml:space="preserve">Проверить корректность настройки </w:t>
      </w:r>
      <w:r w:rsidRPr="006D7766">
        <w:rPr>
          <w:u w:val="single"/>
          <w:lang w:val="en-US"/>
        </w:rPr>
        <w:t>DNS</w:t>
      </w:r>
      <w:r w:rsidRPr="00950C2D">
        <w:rPr>
          <w:u w:val="single"/>
        </w:rPr>
        <w:t xml:space="preserve"> можно с помощью команды </w:t>
      </w:r>
      <w:r w:rsidRPr="00950C2D">
        <w:rPr>
          <w:u w:val="single"/>
          <w:lang w:val="en-US"/>
        </w:rPr>
        <w:t>ping</w:t>
      </w:r>
      <w:r w:rsidRPr="00950C2D">
        <w:rPr>
          <w:u w:val="single"/>
        </w:rPr>
        <w:t xml:space="preserve"> </w:t>
      </w:r>
      <w:r w:rsidRPr="006D7766">
        <w:rPr>
          <w:u w:val="single"/>
        </w:rPr>
        <w:t>до следующих адресов –</w:t>
      </w:r>
      <w:r w:rsidRPr="00950C2D">
        <w:rPr>
          <w:u w:val="single"/>
        </w:rPr>
        <w:t xml:space="preserve"> </w:t>
      </w:r>
      <w:proofErr w:type="spellStart"/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  <w:lang w:val="en-US"/>
        </w:rPr>
        <w:t>cdn</w:t>
      </w:r>
      <w:proofErr w:type="spellEnd"/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.</w:t>
      </w:r>
      <w:proofErr w:type="spellStart"/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  <w:lang w:val="en-US"/>
        </w:rPr>
        <w:t>beetv</w:t>
      </w:r>
      <w:proofErr w:type="spellEnd"/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.</w:t>
      </w:r>
      <w:proofErr w:type="spellStart"/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  <w:lang w:val="en-US"/>
        </w:rPr>
        <w:t>kz</w:t>
      </w:r>
      <w:proofErr w:type="spellEnd"/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 </w:t>
      </w:r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и </w:t>
      </w:r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  <w:lang w:val="en-US"/>
        </w:rPr>
        <w:t>edge</w:t>
      </w:r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01.</w:t>
      </w:r>
      <w:proofErr w:type="spellStart"/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  <w:lang w:val="en-US"/>
        </w:rPr>
        <w:t>beetv</w:t>
      </w:r>
      <w:proofErr w:type="spellEnd"/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.</w:t>
      </w:r>
      <w:proofErr w:type="spellStart"/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  <w:lang w:val="en-US"/>
        </w:rPr>
        <w:t>kz</w:t>
      </w:r>
      <w:proofErr w:type="spellEnd"/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 </w:t>
      </w:r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они должны отвечать по адресам - </w:t>
      </w:r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10.15.1.137</w:t>
      </w:r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 и </w:t>
      </w:r>
      <w:r w:rsidRPr="00950C2D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10.15.1.130</w:t>
      </w:r>
      <w:r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 </w:t>
      </w:r>
      <w:r w:rsidR="006D7766" w:rsidRPr="006D776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соответственно</w:t>
      </w:r>
    </w:p>
    <w:p w14:paraId="7555CC02" w14:textId="02CB9EFC" w:rsidR="008B641D" w:rsidRPr="00950C2D" w:rsidRDefault="006D7766" w:rsidP="00950C2D">
      <w:pPr>
        <w:rPr>
          <w:rFonts w:ascii="Segoe UI" w:hAnsi="Segoe UI" w:cs="Segoe UI"/>
          <w:i/>
          <w:color w:val="000000"/>
          <w:sz w:val="23"/>
          <w:szCs w:val="23"/>
          <w:shd w:val="clear" w:color="auto" w:fill="FFFFFF"/>
        </w:rPr>
      </w:pPr>
      <w:r w:rsidRPr="00950C2D">
        <w:rPr>
          <w:i/>
          <w:u w:val="single"/>
        </w:rPr>
        <w:t xml:space="preserve">Некоторые </w:t>
      </w:r>
      <w:r w:rsidRPr="00950C2D">
        <w:rPr>
          <w:i/>
          <w:u w:val="single"/>
          <w:lang w:val="en-US"/>
        </w:rPr>
        <w:t>Android</w:t>
      </w:r>
      <w:r w:rsidRPr="00950C2D">
        <w:rPr>
          <w:i/>
          <w:u w:val="single"/>
        </w:rPr>
        <w:t xml:space="preserve"> </w:t>
      </w:r>
      <w:r w:rsidRPr="00950C2D">
        <w:rPr>
          <w:i/>
          <w:u w:val="single"/>
          <w:lang w:val="en-US"/>
        </w:rPr>
        <w:t>TV</w:t>
      </w:r>
      <w:r w:rsidRPr="00950C2D">
        <w:rPr>
          <w:i/>
          <w:u w:val="single"/>
        </w:rPr>
        <w:t xml:space="preserve"> устройства необходимо настроить в ручном режиме, так как зачастую у них указаны </w:t>
      </w:r>
      <w:r w:rsidRPr="00950C2D">
        <w:rPr>
          <w:i/>
          <w:u w:val="single"/>
          <w:lang w:val="en-US"/>
        </w:rPr>
        <w:t>Google</w:t>
      </w:r>
      <w:r w:rsidRPr="00950C2D">
        <w:rPr>
          <w:i/>
          <w:u w:val="single"/>
        </w:rPr>
        <w:t xml:space="preserve"> </w:t>
      </w:r>
      <w:r w:rsidRPr="00950C2D">
        <w:rPr>
          <w:i/>
          <w:u w:val="single"/>
          <w:lang w:val="en-US"/>
        </w:rPr>
        <w:t>DNS</w:t>
      </w:r>
      <w:r w:rsidRPr="00950C2D">
        <w:rPr>
          <w:i/>
          <w:u w:val="single"/>
        </w:rPr>
        <w:t xml:space="preserve">, несмотря на </w:t>
      </w:r>
      <w:r w:rsidRPr="00950C2D">
        <w:rPr>
          <w:i/>
          <w:u w:val="single"/>
          <w:lang w:val="en-US"/>
        </w:rPr>
        <w:t>DHCP</w:t>
      </w:r>
      <w:r w:rsidRPr="00950C2D">
        <w:rPr>
          <w:i/>
          <w:u w:val="single"/>
        </w:rPr>
        <w:t xml:space="preserve"> настройку</w:t>
      </w:r>
    </w:p>
    <w:sectPr w:rsidR="008B641D" w:rsidRPr="00950C2D" w:rsidSect="00672C0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E0D470" w16cex:dateUtc="2020-08-14T03:14:00Z"/>
  <w16cex:commentExtensible w16cex:durableId="22E0DC8B" w16cex:dateUtc="2020-08-14T0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53D210B" w16cid:durableId="22E0D42C"/>
  <w16cid:commentId w16cid:paraId="26C754B0" w16cid:durableId="22E0D470"/>
  <w16cid:commentId w16cid:paraId="0E14E376" w16cid:durableId="22E0DC8B"/>
  <w16cid:commentId w16cid:paraId="1EE860B2" w16cid:durableId="22E0E0E5"/>
  <w16cid:commentId w16cid:paraId="45299B55" w16cid:durableId="22E0D42D"/>
  <w16cid:commentId w16cid:paraId="6838DAED" w16cid:durableId="22E0D42E"/>
  <w16cid:commentId w16cid:paraId="0DA03541" w16cid:durableId="22E0E5D2"/>
  <w16cid:commentId w16cid:paraId="6833A823" w16cid:durableId="22E0D4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776197" w14:textId="77777777" w:rsidR="005E4B0D" w:rsidRDefault="005E4B0D" w:rsidP="000B351D">
      <w:pPr>
        <w:spacing w:after="0" w:line="240" w:lineRule="auto"/>
      </w:pPr>
      <w:r>
        <w:separator/>
      </w:r>
    </w:p>
  </w:endnote>
  <w:endnote w:type="continuationSeparator" w:id="0">
    <w:p w14:paraId="22BE6201" w14:textId="77777777" w:rsidR="005E4B0D" w:rsidRDefault="005E4B0D" w:rsidP="000B3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09E79D" w14:textId="77777777" w:rsidR="00950C2D" w:rsidRDefault="00950C2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7EA12" w14:textId="47C00B91" w:rsidR="002844D7" w:rsidRPr="00A62C67" w:rsidRDefault="002844D7" w:rsidP="00A62C67">
    <w:pPr>
      <w:pStyle w:val="a6"/>
      <w:tabs>
        <w:tab w:val="clear" w:pos="9355"/>
        <w:tab w:val="left" w:pos="8505"/>
      </w:tabs>
      <w:rPr>
        <w:b/>
        <w:i/>
      </w:rPr>
    </w:pPr>
    <w:r>
      <w:rPr>
        <w:b/>
        <w:i/>
      </w:rPr>
      <w:fldChar w:fldCharType="begin"/>
    </w:r>
    <w:r>
      <w:rPr>
        <w:b/>
        <w:i/>
      </w:rPr>
      <w:instrText xml:space="preserve"> TITLE   \* MERGEFORMAT </w:instrText>
    </w:r>
    <w:r>
      <w:rPr>
        <w:b/>
        <w:i/>
      </w:rPr>
      <w:fldChar w:fldCharType="end"/>
    </w:r>
    <w:r w:rsidRPr="0026684E">
      <w:rPr>
        <w:b/>
        <w:i/>
      </w:rPr>
      <w:tab/>
    </w:r>
    <w:r>
      <w:rPr>
        <w:b/>
        <w:i/>
      </w:rPr>
      <w:tab/>
    </w:r>
    <w:r w:rsidRPr="0026684E">
      <w:rPr>
        <w:b/>
        <w:i/>
      </w:rPr>
      <w:fldChar w:fldCharType="begin"/>
    </w:r>
    <w:r w:rsidRPr="0026684E">
      <w:rPr>
        <w:b/>
        <w:i/>
      </w:rPr>
      <w:instrText xml:space="preserve"> PAGE   \* MERGEFORMAT </w:instrText>
    </w:r>
    <w:r w:rsidRPr="0026684E">
      <w:rPr>
        <w:b/>
        <w:i/>
      </w:rPr>
      <w:fldChar w:fldCharType="separate"/>
    </w:r>
    <w:r w:rsidR="00950C2D">
      <w:rPr>
        <w:b/>
        <w:i/>
        <w:noProof/>
      </w:rPr>
      <w:t>1</w:t>
    </w:r>
    <w:r w:rsidRPr="0026684E">
      <w:rPr>
        <w:b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8966F6" w14:textId="77777777" w:rsidR="00950C2D" w:rsidRDefault="00950C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6E946A" w14:textId="77777777" w:rsidR="005E4B0D" w:rsidRDefault="005E4B0D" w:rsidP="000B351D">
      <w:pPr>
        <w:spacing w:after="0" w:line="240" w:lineRule="auto"/>
      </w:pPr>
      <w:r>
        <w:separator/>
      </w:r>
    </w:p>
  </w:footnote>
  <w:footnote w:type="continuationSeparator" w:id="0">
    <w:p w14:paraId="39DDDF24" w14:textId="77777777" w:rsidR="005E4B0D" w:rsidRDefault="005E4B0D" w:rsidP="000B3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C38E8" w14:textId="77777777" w:rsidR="00950C2D" w:rsidRDefault="00950C2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278"/>
      <w:gridCol w:w="1437"/>
      <w:gridCol w:w="1811"/>
      <w:gridCol w:w="2196"/>
      <w:gridCol w:w="2623"/>
    </w:tblGrid>
    <w:tr w:rsidR="002844D7" w:rsidRPr="00C93387" w14:paraId="03EE2B43" w14:textId="77777777" w:rsidTr="0015661D">
      <w:trPr>
        <w:trHeight w:val="340"/>
      </w:trPr>
      <w:tc>
        <w:tcPr>
          <w:tcW w:w="2787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CB1149" w14:textId="77777777" w:rsidR="002844D7" w:rsidRPr="00C93387" w:rsidRDefault="002844D7" w:rsidP="008F2554">
          <w:pPr>
            <w:pStyle w:val="a6"/>
            <w:jc w:val="center"/>
            <w:rPr>
              <w:szCs w:val="20"/>
              <w:lang w:val="en-US"/>
            </w:rPr>
          </w:pPr>
          <w:r>
            <w:rPr>
              <w:noProof/>
              <w:szCs w:val="20"/>
              <w:lang w:eastAsia="ru-RU"/>
            </w:rPr>
            <w:t>КАР-ТЕЛ</w:t>
          </w:r>
        </w:p>
      </w:tc>
      <w:tc>
        <w:tcPr>
          <w:tcW w:w="4125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362E154" w14:textId="77777777" w:rsidR="002844D7" w:rsidRPr="00A62C67" w:rsidRDefault="002844D7" w:rsidP="00D85742">
          <w:pPr>
            <w:pStyle w:val="a6"/>
            <w:rPr>
              <w:szCs w:val="20"/>
            </w:rPr>
          </w:pPr>
          <w:r>
            <w:rPr>
              <w:szCs w:val="20"/>
            </w:rPr>
            <w:t>Департамент по развитию медиа бизнеса</w:t>
          </w:r>
        </w:p>
      </w:tc>
      <w:tc>
        <w:tcPr>
          <w:tcW w:w="26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436B3C1E" w14:textId="77777777" w:rsidR="002844D7" w:rsidRPr="00CA1FAA" w:rsidRDefault="002844D7" w:rsidP="008F2554">
          <w:pPr>
            <w:pStyle w:val="a6"/>
            <w:jc w:val="center"/>
            <w:rPr>
              <w:b/>
              <w:szCs w:val="20"/>
            </w:rPr>
          </w:pPr>
          <w:r w:rsidRPr="00CA1FAA">
            <w:rPr>
              <w:b/>
              <w:szCs w:val="20"/>
            </w:rPr>
            <w:t>Конфиденциально</w:t>
          </w:r>
        </w:p>
      </w:tc>
    </w:tr>
    <w:tr w:rsidR="002844D7" w:rsidRPr="00C93387" w14:paraId="740580D6" w14:textId="77777777" w:rsidTr="0015661D">
      <w:trPr>
        <w:trHeight w:val="276"/>
      </w:trPr>
      <w:tc>
        <w:tcPr>
          <w:tcW w:w="2787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E4D14" w14:textId="77777777" w:rsidR="002844D7" w:rsidRPr="0070374E" w:rsidRDefault="002844D7" w:rsidP="008F2554">
          <w:pPr>
            <w:pStyle w:val="a6"/>
            <w:jc w:val="center"/>
            <w:rPr>
              <w:noProof/>
              <w:szCs w:val="20"/>
            </w:rPr>
          </w:pPr>
        </w:p>
      </w:tc>
      <w:tc>
        <w:tcPr>
          <w:tcW w:w="4125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DFEAC1" w14:textId="77777777" w:rsidR="002844D7" w:rsidRPr="00C93387" w:rsidRDefault="002844D7" w:rsidP="008F2554">
          <w:pPr>
            <w:pStyle w:val="a6"/>
            <w:rPr>
              <w:szCs w:val="20"/>
            </w:rPr>
          </w:pPr>
        </w:p>
      </w:tc>
      <w:tc>
        <w:tcPr>
          <w:tcW w:w="265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93DDCEF" w14:textId="77777777" w:rsidR="002844D7" w:rsidRDefault="002844D7" w:rsidP="008F2554">
          <w:pPr>
            <w:pStyle w:val="a6"/>
          </w:pPr>
          <w:r>
            <w:t>Автор:</w:t>
          </w:r>
        </w:p>
        <w:p w14:paraId="1551891B" w14:textId="77777777" w:rsidR="002844D7" w:rsidRPr="00AD21AA" w:rsidRDefault="002844D7" w:rsidP="00A62C67">
          <w:pPr>
            <w:pStyle w:val="a6"/>
          </w:pPr>
          <w:r>
            <w:t>Федоров Р.</w:t>
          </w:r>
        </w:p>
      </w:tc>
    </w:tr>
    <w:tr w:rsidR="002844D7" w:rsidRPr="00C93387" w14:paraId="440ABC45" w14:textId="77777777" w:rsidTr="0015661D">
      <w:tc>
        <w:tcPr>
          <w:tcW w:w="13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2C7C25" w14:textId="77777777" w:rsidR="002844D7" w:rsidRPr="00C93387" w:rsidRDefault="002844D7" w:rsidP="008F2554">
          <w:pPr>
            <w:pStyle w:val="a6"/>
            <w:jc w:val="center"/>
            <w:rPr>
              <w:szCs w:val="20"/>
            </w:rPr>
          </w:pPr>
          <w:r w:rsidRPr="00C93387">
            <w:rPr>
              <w:szCs w:val="20"/>
            </w:rPr>
            <w:t>Версия</w:t>
          </w:r>
        </w:p>
      </w:tc>
      <w:tc>
        <w:tcPr>
          <w:tcW w:w="14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A34838" w14:textId="77777777" w:rsidR="002844D7" w:rsidRPr="00C93387" w:rsidRDefault="002844D7" w:rsidP="008F2554">
          <w:pPr>
            <w:pStyle w:val="a6"/>
            <w:jc w:val="center"/>
            <w:rPr>
              <w:szCs w:val="20"/>
            </w:rPr>
          </w:pPr>
          <w:r w:rsidRPr="00C93387">
            <w:rPr>
              <w:szCs w:val="20"/>
            </w:rPr>
            <w:t>Дата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166FB3" w14:textId="77777777" w:rsidR="002844D7" w:rsidRPr="00C93387" w:rsidRDefault="002844D7" w:rsidP="008F2554">
          <w:pPr>
            <w:pStyle w:val="a6"/>
            <w:jc w:val="center"/>
            <w:rPr>
              <w:szCs w:val="20"/>
            </w:rPr>
          </w:pPr>
          <w:r w:rsidRPr="00C93387">
            <w:rPr>
              <w:szCs w:val="20"/>
            </w:rPr>
            <w:t>Страница</w:t>
          </w:r>
        </w:p>
      </w:tc>
      <w:tc>
        <w:tcPr>
          <w:tcW w:w="22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C7FA52" w14:textId="77777777" w:rsidR="002844D7" w:rsidRPr="00C93387" w:rsidRDefault="002844D7" w:rsidP="008F2554">
          <w:pPr>
            <w:pStyle w:val="a6"/>
            <w:jc w:val="center"/>
            <w:rPr>
              <w:szCs w:val="20"/>
            </w:rPr>
          </w:pPr>
          <w:r w:rsidRPr="00C93387">
            <w:rPr>
              <w:szCs w:val="20"/>
            </w:rPr>
            <w:t>Всего страниц</w:t>
          </w:r>
        </w:p>
      </w:tc>
      <w:tc>
        <w:tcPr>
          <w:tcW w:w="265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DB02E4" w14:textId="77777777" w:rsidR="002844D7" w:rsidRPr="001C73FA" w:rsidRDefault="002844D7" w:rsidP="008F2554">
          <w:pPr>
            <w:pStyle w:val="a6"/>
            <w:jc w:val="center"/>
            <w:rPr>
              <w:szCs w:val="20"/>
            </w:rPr>
          </w:pPr>
        </w:p>
      </w:tc>
    </w:tr>
    <w:tr w:rsidR="002844D7" w:rsidRPr="00C93387" w14:paraId="010DAE6C" w14:textId="77777777" w:rsidTr="0015661D">
      <w:tc>
        <w:tcPr>
          <w:tcW w:w="13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E57BEE" w14:textId="37A4AC58" w:rsidR="002844D7" w:rsidRPr="007221FD" w:rsidRDefault="002844D7" w:rsidP="00D77EF7">
          <w:pPr>
            <w:pStyle w:val="a6"/>
            <w:jc w:val="center"/>
            <w:rPr>
              <w:szCs w:val="20"/>
            </w:rPr>
          </w:pPr>
          <w:r>
            <w:rPr>
              <w:szCs w:val="20"/>
              <w:lang w:val="en-US"/>
            </w:rPr>
            <w:t>1</w:t>
          </w:r>
          <w:r>
            <w:rPr>
              <w:szCs w:val="20"/>
            </w:rPr>
            <w:t>.</w:t>
          </w:r>
          <w:bookmarkStart w:id="17" w:name="_GoBack"/>
          <w:ins w:id="18" w:author="Denis Sukhorukov" w:date="2020-08-14T12:28:00Z">
            <w:r w:rsidR="009D7818">
              <w:rPr>
                <w:szCs w:val="20"/>
                <w:lang w:val="en-US"/>
              </w:rPr>
              <w:t>1</w:t>
            </w:r>
            <w:r w:rsidR="009D7818">
              <w:rPr>
                <w:szCs w:val="20"/>
              </w:rPr>
              <w:t>4</w:t>
            </w:r>
          </w:ins>
          <w:bookmarkEnd w:id="17"/>
        </w:p>
      </w:tc>
      <w:tc>
        <w:tcPr>
          <w:tcW w:w="14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D043A3" w14:textId="53E21D23" w:rsidR="002844D7" w:rsidRPr="00D85742" w:rsidRDefault="002844D7" w:rsidP="00D85742">
          <w:pPr>
            <w:pStyle w:val="a6"/>
            <w:jc w:val="center"/>
            <w:rPr>
              <w:szCs w:val="20"/>
              <w:lang w:val="en-US"/>
            </w:rPr>
          </w:pP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BF8687" w14:textId="391AEEF2" w:rsidR="002844D7" w:rsidRPr="00C93387" w:rsidRDefault="002844D7" w:rsidP="008F2554">
          <w:pPr>
            <w:pStyle w:val="a6"/>
            <w:jc w:val="center"/>
            <w:rPr>
              <w:szCs w:val="20"/>
            </w:rPr>
          </w:pPr>
          <w:r w:rsidRPr="00C93387">
            <w:rPr>
              <w:szCs w:val="20"/>
            </w:rPr>
            <w:fldChar w:fldCharType="begin"/>
          </w:r>
          <w:r w:rsidRPr="00C93387">
            <w:rPr>
              <w:szCs w:val="20"/>
            </w:rPr>
            <w:instrText xml:space="preserve"> PAGE </w:instrText>
          </w:r>
          <w:r w:rsidRPr="00C93387">
            <w:rPr>
              <w:szCs w:val="20"/>
            </w:rPr>
            <w:fldChar w:fldCharType="separate"/>
          </w:r>
          <w:r w:rsidR="00950C2D">
            <w:rPr>
              <w:noProof/>
              <w:szCs w:val="20"/>
            </w:rPr>
            <w:t>1</w:t>
          </w:r>
          <w:r w:rsidRPr="00C93387">
            <w:rPr>
              <w:szCs w:val="20"/>
            </w:rPr>
            <w:fldChar w:fldCharType="end"/>
          </w:r>
        </w:p>
      </w:tc>
      <w:tc>
        <w:tcPr>
          <w:tcW w:w="22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98B95E" w14:textId="0CE88A4B" w:rsidR="002844D7" w:rsidRPr="00C93387" w:rsidRDefault="002844D7" w:rsidP="008F2554">
          <w:pPr>
            <w:pStyle w:val="a6"/>
            <w:jc w:val="center"/>
            <w:rPr>
              <w:szCs w:val="20"/>
            </w:rPr>
          </w:pPr>
          <w:r w:rsidRPr="00C93387">
            <w:rPr>
              <w:szCs w:val="20"/>
            </w:rPr>
            <w:fldChar w:fldCharType="begin"/>
          </w:r>
          <w:r w:rsidRPr="00C93387">
            <w:rPr>
              <w:szCs w:val="20"/>
            </w:rPr>
            <w:instrText xml:space="preserve"> NUMPAGES </w:instrText>
          </w:r>
          <w:r w:rsidRPr="00C93387">
            <w:rPr>
              <w:szCs w:val="20"/>
            </w:rPr>
            <w:fldChar w:fldCharType="separate"/>
          </w:r>
          <w:r w:rsidR="00950C2D">
            <w:rPr>
              <w:noProof/>
              <w:szCs w:val="20"/>
            </w:rPr>
            <w:t>25</w:t>
          </w:r>
          <w:r w:rsidRPr="00C93387">
            <w:rPr>
              <w:szCs w:val="20"/>
            </w:rPr>
            <w:fldChar w:fldCharType="end"/>
          </w:r>
        </w:p>
      </w:tc>
      <w:tc>
        <w:tcPr>
          <w:tcW w:w="265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0C25AA" w14:textId="77777777" w:rsidR="002844D7" w:rsidRPr="002A75DB" w:rsidRDefault="002844D7" w:rsidP="008F2554">
          <w:pPr>
            <w:pStyle w:val="a6"/>
            <w:rPr>
              <w:szCs w:val="20"/>
              <w:lang w:val="en-US"/>
            </w:rPr>
          </w:pPr>
        </w:p>
      </w:tc>
    </w:tr>
  </w:tbl>
  <w:p w14:paraId="04E9198A" w14:textId="77777777" w:rsidR="002844D7" w:rsidRPr="0026684E" w:rsidRDefault="002844D7" w:rsidP="00F42F13">
    <w:pPr>
      <w:pStyle w:val="a6"/>
      <w:tabs>
        <w:tab w:val="clear" w:pos="9355"/>
        <w:tab w:val="left" w:pos="7938"/>
      </w:tabs>
      <w:rPr>
        <w:b/>
        <w:i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0F3E7" w14:textId="77777777" w:rsidR="002844D7" w:rsidRDefault="002844D7">
    <w:pPr>
      <w:pStyle w:val="a6"/>
    </w:pPr>
    <w:r w:rsidRPr="00015CF0">
      <w:rPr>
        <w:color w:val="000000"/>
        <w:sz w:val="20"/>
        <w:szCs w:val="20"/>
      </w:rPr>
      <w:t>Приложение № ~#Номер приложения#~ ~#Тип документа#~ № ~#Номер#~ от ~#Дата#~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0058"/>
    <w:multiLevelType w:val="hybridMultilevel"/>
    <w:tmpl w:val="2C0C5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95799"/>
    <w:multiLevelType w:val="hybridMultilevel"/>
    <w:tmpl w:val="C1B82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71939"/>
    <w:multiLevelType w:val="hybridMultilevel"/>
    <w:tmpl w:val="877036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5AF768E"/>
    <w:multiLevelType w:val="hybridMultilevel"/>
    <w:tmpl w:val="1B0E4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06CB9"/>
    <w:multiLevelType w:val="hybridMultilevel"/>
    <w:tmpl w:val="C9A44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C2AAE"/>
    <w:multiLevelType w:val="hybridMultilevel"/>
    <w:tmpl w:val="11DC9C9A"/>
    <w:lvl w:ilvl="0" w:tplc="A63E0E1E">
      <w:start w:val="13"/>
      <w:numFmt w:val="decimal"/>
      <w:lvlText w:val="%1."/>
      <w:lvlJc w:val="left"/>
      <w:pPr>
        <w:ind w:left="828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2B435C26"/>
    <w:multiLevelType w:val="hybridMultilevel"/>
    <w:tmpl w:val="A6FEF7BC"/>
    <w:lvl w:ilvl="0" w:tplc="8CAC441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64B80"/>
    <w:multiLevelType w:val="hybridMultilevel"/>
    <w:tmpl w:val="7E7A7BB2"/>
    <w:lvl w:ilvl="0" w:tplc="F904A8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E5105F5"/>
    <w:multiLevelType w:val="hybridMultilevel"/>
    <w:tmpl w:val="D0921AA2"/>
    <w:lvl w:ilvl="0" w:tplc="0419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309E5C85"/>
    <w:multiLevelType w:val="hybridMultilevel"/>
    <w:tmpl w:val="3B602B1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4124FDA"/>
    <w:multiLevelType w:val="hybridMultilevel"/>
    <w:tmpl w:val="29C00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F1A23"/>
    <w:multiLevelType w:val="hybridMultilevel"/>
    <w:tmpl w:val="77CC5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FBC169A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D4456"/>
    <w:multiLevelType w:val="hybridMultilevel"/>
    <w:tmpl w:val="7E5AB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F234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574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3A93D69"/>
    <w:multiLevelType w:val="hybridMultilevel"/>
    <w:tmpl w:val="A3962B0E"/>
    <w:lvl w:ilvl="0" w:tplc="972A8DC0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1E6848"/>
    <w:multiLevelType w:val="hybridMultilevel"/>
    <w:tmpl w:val="A3962B0E"/>
    <w:lvl w:ilvl="0" w:tplc="972A8DC0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FA477D"/>
    <w:multiLevelType w:val="hybridMultilevel"/>
    <w:tmpl w:val="736A1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94337"/>
    <w:multiLevelType w:val="hybridMultilevel"/>
    <w:tmpl w:val="9D08D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956E0"/>
    <w:multiLevelType w:val="hybridMultilevel"/>
    <w:tmpl w:val="ED1E3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80186"/>
    <w:multiLevelType w:val="hybridMultilevel"/>
    <w:tmpl w:val="E7A439DA"/>
    <w:lvl w:ilvl="0" w:tplc="CDC6A2A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color w:val="1F497D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D75495"/>
    <w:multiLevelType w:val="hybridMultilevel"/>
    <w:tmpl w:val="08F01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7870C9"/>
    <w:multiLevelType w:val="hybridMultilevel"/>
    <w:tmpl w:val="AEE86BD6"/>
    <w:lvl w:ilvl="0" w:tplc="D9EE36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3A6046E"/>
    <w:multiLevelType w:val="hybridMultilevel"/>
    <w:tmpl w:val="5DA052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6"/>
  </w:num>
  <w:num w:numId="5">
    <w:abstractNumId w:val="11"/>
  </w:num>
  <w:num w:numId="6">
    <w:abstractNumId w:val="14"/>
  </w:num>
  <w:num w:numId="7">
    <w:abstractNumId w:val="9"/>
  </w:num>
  <w:num w:numId="8">
    <w:abstractNumId w:val="8"/>
  </w:num>
  <w:num w:numId="9">
    <w:abstractNumId w:val="15"/>
  </w:num>
  <w:num w:numId="10">
    <w:abstractNumId w:val="19"/>
  </w:num>
  <w:num w:numId="11">
    <w:abstractNumId w:val="16"/>
  </w:num>
  <w:num w:numId="12">
    <w:abstractNumId w:val="2"/>
  </w:num>
  <w:num w:numId="13">
    <w:abstractNumId w:val="3"/>
  </w:num>
  <w:num w:numId="14">
    <w:abstractNumId w:val="0"/>
  </w:num>
  <w:num w:numId="15">
    <w:abstractNumId w:val="20"/>
  </w:num>
  <w:num w:numId="16">
    <w:abstractNumId w:val="13"/>
  </w:num>
  <w:num w:numId="17">
    <w:abstractNumId w:val="5"/>
  </w:num>
  <w:num w:numId="18">
    <w:abstractNumId w:val="21"/>
  </w:num>
  <w:num w:numId="19">
    <w:abstractNumId w:val="17"/>
  </w:num>
  <w:num w:numId="20">
    <w:abstractNumId w:val="11"/>
  </w:num>
  <w:num w:numId="21">
    <w:abstractNumId w:val="1"/>
  </w:num>
  <w:num w:numId="22">
    <w:abstractNumId w:val="13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22"/>
  </w:num>
  <w:num w:numId="29">
    <w:abstractNumId w:val="12"/>
  </w:num>
  <w:num w:numId="30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nis Sukhorukov">
    <w15:presenceInfo w15:providerId="Windows Live" w15:userId="44f21c3a79faa4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trackRevision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1D"/>
    <w:rsid w:val="000060DB"/>
    <w:rsid w:val="000079EC"/>
    <w:rsid w:val="00020EF2"/>
    <w:rsid w:val="00023C95"/>
    <w:rsid w:val="0002576D"/>
    <w:rsid w:val="00026BB4"/>
    <w:rsid w:val="0003053F"/>
    <w:rsid w:val="00030C00"/>
    <w:rsid w:val="00034D0D"/>
    <w:rsid w:val="0003511B"/>
    <w:rsid w:val="000361DE"/>
    <w:rsid w:val="000362A2"/>
    <w:rsid w:val="00040F3B"/>
    <w:rsid w:val="000415BF"/>
    <w:rsid w:val="00041E88"/>
    <w:rsid w:val="000435B9"/>
    <w:rsid w:val="000450FA"/>
    <w:rsid w:val="0004592D"/>
    <w:rsid w:val="00065D39"/>
    <w:rsid w:val="000667A0"/>
    <w:rsid w:val="00066D98"/>
    <w:rsid w:val="00083799"/>
    <w:rsid w:val="00085DBB"/>
    <w:rsid w:val="000869A1"/>
    <w:rsid w:val="00086F0D"/>
    <w:rsid w:val="00090346"/>
    <w:rsid w:val="00091980"/>
    <w:rsid w:val="000931BD"/>
    <w:rsid w:val="00093655"/>
    <w:rsid w:val="000968CA"/>
    <w:rsid w:val="000971E1"/>
    <w:rsid w:val="00097689"/>
    <w:rsid w:val="000A375F"/>
    <w:rsid w:val="000A5961"/>
    <w:rsid w:val="000B2446"/>
    <w:rsid w:val="000B351D"/>
    <w:rsid w:val="000B427C"/>
    <w:rsid w:val="000B502F"/>
    <w:rsid w:val="000C0B2A"/>
    <w:rsid w:val="000C35CF"/>
    <w:rsid w:val="000D0006"/>
    <w:rsid w:val="000D04FC"/>
    <w:rsid w:val="000D20D8"/>
    <w:rsid w:val="000D584D"/>
    <w:rsid w:val="000E2B3F"/>
    <w:rsid w:val="000E5819"/>
    <w:rsid w:val="000E740F"/>
    <w:rsid w:val="000F184A"/>
    <w:rsid w:val="000F22CF"/>
    <w:rsid w:val="000F407E"/>
    <w:rsid w:val="001006FF"/>
    <w:rsid w:val="0010197D"/>
    <w:rsid w:val="00104033"/>
    <w:rsid w:val="00104859"/>
    <w:rsid w:val="00107549"/>
    <w:rsid w:val="001150D9"/>
    <w:rsid w:val="00115EBC"/>
    <w:rsid w:val="0012360E"/>
    <w:rsid w:val="00124350"/>
    <w:rsid w:val="001249AE"/>
    <w:rsid w:val="00126CBE"/>
    <w:rsid w:val="001278F9"/>
    <w:rsid w:val="00130595"/>
    <w:rsid w:val="00130D3E"/>
    <w:rsid w:val="0013288F"/>
    <w:rsid w:val="001328A8"/>
    <w:rsid w:val="0013541E"/>
    <w:rsid w:val="001405F8"/>
    <w:rsid w:val="00140B9D"/>
    <w:rsid w:val="00141A4A"/>
    <w:rsid w:val="001447E8"/>
    <w:rsid w:val="00144B24"/>
    <w:rsid w:val="00150201"/>
    <w:rsid w:val="00150DAB"/>
    <w:rsid w:val="00156045"/>
    <w:rsid w:val="001563DB"/>
    <w:rsid w:val="0015661D"/>
    <w:rsid w:val="001576A3"/>
    <w:rsid w:val="00157F52"/>
    <w:rsid w:val="001728E9"/>
    <w:rsid w:val="00172CF9"/>
    <w:rsid w:val="00174440"/>
    <w:rsid w:val="001758B2"/>
    <w:rsid w:val="001842AD"/>
    <w:rsid w:val="00187810"/>
    <w:rsid w:val="00190993"/>
    <w:rsid w:val="00194DC8"/>
    <w:rsid w:val="00195415"/>
    <w:rsid w:val="001A46F5"/>
    <w:rsid w:val="001B1982"/>
    <w:rsid w:val="001B27AD"/>
    <w:rsid w:val="001B58A6"/>
    <w:rsid w:val="001B6F7E"/>
    <w:rsid w:val="001C1743"/>
    <w:rsid w:val="001C1F6D"/>
    <w:rsid w:val="001C58F9"/>
    <w:rsid w:val="001C5943"/>
    <w:rsid w:val="001C61AE"/>
    <w:rsid w:val="001D335E"/>
    <w:rsid w:val="001D6D66"/>
    <w:rsid w:val="001E12F6"/>
    <w:rsid w:val="001E5BBB"/>
    <w:rsid w:val="001F2477"/>
    <w:rsid w:val="001F5492"/>
    <w:rsid w:val="00201F57"/>
    <w:rsid w:val="00204160"/>
    <w:rsid w:val="002103E5"/>
    <w:rsid w:val="00210474"/>
    <w:rsid w:val="00210C10"/>
    <w:rsid w:val="00214E7C"/>
    <w:rsid w:val="0022073A"/>
    <w:rsid w:val="00220F59"/>
    <w:rsid w:val="00222CB6"/>
    <w:rsid w:val="00222DDC"/>
    <w:rsid w:val="00223EBF"/>
    <w:rsid w:val="00227FBB"/>
    <w:rsid w:val="0023480B"/>
    <w:rsid w:val="00234B87"/>
    <w:rsid w:val="00237AEB"/>
    <w:rsid w:val="00240534"/>
    <w:rsid w:val="00240D3C"/>
    <w:rsid w:val="00241BC0"/>
    <w:rsid w:val="00244477"/>
    <w:rsid w:val="002457F2"/>
    <w:rsid w:val="002458F8"/>
    <w:rsid w:val="00247602"/>
    <w:rsid w:val="00250ABA"/>
    <w:rsid w:val="00252AD9"/>
    <w:rsid w:val="00254C36"/>
    <w:rsid w:val="002602D2"/>
    <w:rsid w:val="0026507D"/>
    <w:rsid w:val="0026684E"/>
    <w:rsid w:val="0026743B"/>
    <w:rsid w:val="002719FB"/>
    <w:rsid w:val="00271E80"/>
    <w:rsid w:val="00271EDA"/>
    <w:rsid w:val="00272B2B"/>
    <w:rsid w:val="0027303E"/>
    <w:rsid w:val="00277A32"/>
    <w:rsid w:val="00280C2A"/>
    <w:rsid w:val="0028285A"/>
    <w:rsid w:val="002844D7"/>
    <w:rsid w:val="002850A1"/>
    <w:rsid w:val="00285AE9"/>
    <w:rsid w:val="00285F88"/>
    <w:rsid w:val="00297608"/>
    <w:rsid w:val="002A13BD"/>
    <w:rsid w:val="002B04FF"/>
    <w:rsid w:val="002B1892"/>
    <w:rsid w:val="002B79B1"/>
    <w:rsid w:val="002B7BAE"/>
    <w:rsid w:val="002C13F6"/>
    <w:rsid w:val="002C270E"/>
    <w:rsid w:val="002C2A2B"/>
    <w:rsid w:val="002C4A2E"/>
    <w:rsid w:val="002D268B"/>
    <w:rsid w:val="002D373D"/>
    <w:rsid w:val="002D52A5"/>
    <w:rsid w:val="002D59CE"/>
    <w:rsid w:val="002E1506"/>
    <w:rsid w:val="002E18B3"/>
    <w:rsid w:val="002E24A0"/>
    <w:rsid w:val="002E4133"/>
    <w:rsid w:val="002F069F"/>
    <w:rsid w:val="002F4030"/>
    <w:rsid w:val="002F496C"/>
    <w:rsid w:val="002F565B"/>
    <w:rsid w:val="002F5FFB"/>
    <w:rsid w:val="00303CCF"/>
    <w:rsid w:val="003125B6"/>
    <w:rsid w:val="00313D07"/>
    <w:rsid w:val="00316934"/>
    <w:rsid w:val="003206FE"/>
    <w:rsid w:val="0032138F"/>
    <w:rsid w:val="003219E6"/>
    <w:rsid w:val="00323116"/>
    <w:rsid w:val="0032359B"/>
    <w:rsid w:val="003307A9"/>
    <w:rsid w:val="00330D1C"/>
    <w:rsid w:val="00340708"/>
    <w:rsid w:val="00345C11"/>
    <w:rsid w:val="00347711"/>
    <w:rsid w:val="00352BFE"/>
    <w:rsid w:val="00353EFB"/>
    <w:rsid w:val="00354C2D"/>
    <w:rsid w:val="0035573E"/>
    <w:rsid w:val="00360873"/>
    <w:rsid w:val="00362BE6"/>
    <w:rsid w:val="00364611"/>
    <w:rsid w:val="00365852"/>
    <w:rsid w:val="00370F65"/>
    <w:rsid w:val="003713A0"/>
    <w:rsid w:val="00374AF5"/>
    <w:rsid w:val="00382D8E"/>
    <w:rsid w:val="003856E9"/>
    <w:rsid w:val="003875B1"/>
    <w:rsid w:val="003901DE"/>
    <w:rsid w:val="0039109B"/>
    <w:rsid w:val="00391443"/>
    <w:rsid w:val="003918AF"/>
    <w:rsid w:val="00392BE3"/>
    <w:rsid w:val="003A66A7"/>
    <w:rsid w:val="003B3C86"/>
    <w:rsid w:val="003B4D40"/>
    <w:rsid w:val="003B5252"/>
    <w:rsid w:val="003B7C1C"/>
    <w:rsid w:val="003B7CAE"/>
    <w:rsid w:val="003C10A4"/>
    <w:rsid w:val="003C1FF0"/>
    <w:rsid w:val="003C5E40"/>
    <w:rsid w:val="003D2D47"/>
    <w:rsid w:val="003D3ECA"/>
    <w:rsid w:val="003D4430"/>
    <w:rsid w:val="003D4B03"/>
    <w:rsid w:val="003D51D0"/>
    <w:rsid w:val="003D5EAB"/>
    <w:rsid w:val="003E0698"/>
    <w:rsid w:val="003E08FA"/>
    <w:rsid w:val="003E241D"/>
    <w:rsid w:val="003E4D37"/>
    <w:rsid w:val="003F32E9"/>
    <w:rsid w:val="004017E5"/>
    <w:rsid w:val="0040714C"/>
    <w:rsid w:val="00411B4D"/>
    <w:rsid w:val="004127D0"/>
    <w:rsid w:val="004150E0"/>
    <w:rsid w:val="00420268"/>
    <w:rsid w:val="00420BAA"/>
    <w:rsid w:val="00422337"/>
    <w:rsid w:val="00422C6C"/>
    <w:rsid w:val="004245B8"/>
    <w:rsid w:val="004256B7"/>
    <w:rsid w:val="00426A2A"/>
    <w:rsid w:val="00427A26"/>
    <w:rsid w:val="00434F10"/>
    <w:rsid w:val="004351B1"/>
    <w:rsid w:val="0045145E"/>
    <w:rsid w:val="00451949"/>
    <w:rsid w:val="004536F2"/>
    <w:rsid w:val="0046155A"/>
    <w:rsid w:val="00465CA7"/>
    <w:rsid w:val="00467D02"/>
    <w:rsid w:val="004700B4"/>
    <w:rsid w:val="0047212B"/>
    <w:rsid w:val="00475C8F"/>
    <w:rsid w:val="00481F29"/>
    <w:rsid w:val="00482D68"/>
    <w:rsid w:val="004830E9"/>
    <w:rsid w:val="00484EB4"/>
    <w:rsid w:val="00485D22"/>
    <w:rsid w:val="00486A66"/>
    <w:rsid w:val="00486FF3"/>
    <w:rsid w:val="00487609"/>
    <w:rsid w:val="0049772F"/>
    <w:rsid w:val="004A0BAF"/>
    <w:rsid w:val="004A0D2A"/>
    <w:rsid w:val="004A1ADC"/>
    <w:rsid w:val="004A21A9"/>
    <w:rsid w:val="004A6208"/>
    <w:rsid w:val="004B0CBC"/>
    <w:rsid w:val="004B2930"/>
    <w:rsid w:val="004B56AE"/>
    <w:rsid w:val="004B604F"/>
    <w:rsid w:val="004B61E9"/>
    <w:rsid w:val="004B67E6"/>
    <w:rsid w:val="004B6B2B"/>
    <w:rsid w:val="004C446D"/>
    <w:rsid w:val="004C5BD0"/>
    <w:rsid w:val="004C6B3F"/>
    <w:rsid w:val="004D0015"/>
    <w:rsid w:val="004D01E0"/>
    <w:rsid w:val="004D05BD"/>
    <w:rsid w:val="004D1703"/>
    <w:rsid w:val="004D3955"/>
    <w:rsid w:val="004D4E8C"/>
    <w:rsid w:val="004D6BBE"/>
    <w:rsid w:val="004D6DEC"/>
    <w:rsid w:val="004D7776"/>
    <w:rsid w:val="004E0946"/>
    <w:rsid w:val="004E249A"/>
    <w:rsid w:val="004E40E5"/>
    <w:rsid w:val="004F60AA"/>
    <w:rsid w:val="00501FDB"/>
    <w:rsid w:val="00503734"/>
    <w:rsid w:val="00504149"/>
    <w:rsid w:val="00507022"/>
    <w:rsid w:val="005166CC"/>
    <w:rsid w:val="00520EFF"/>
    <w:rsid w:val="00534263"/>
    <w:rsid w:val="00534F3B"/>
    <w:rsid w:val="005352A7"/>
    <w:rsid w:val="005359CC"/>
    <w:rsid w:val="0053713E"/>
    <w:rsid w:val="0053795C"/>
    <w:rsid w:val="0054015A"/>
    <w:rsid w:val="00543129"/>
    <w:rsid w:val="0054330A"/>
    <w:rsid w:val="005459A6"/>
    <w:rsid w:val="00545E79"/>
    <w:rsid w:val="00551F9B"/>
    <w:rsid w:val="00552AF6"/>
    <w:rsid w:val="005563FD"/>
    <w:rsid w:val="00557233"/>
    <w:rsid w:val="0055727A"/>
    <w:rsid w:val="00567550"/>
    <w:rsid w:val="00570FBB"/>
    <w:rsid w:val="005717F9"/>
    <w:rsid w:val="00576AE0"/>
    <w:rsid w:val="00576DF1"/>
    <w:rsid w:val="005823B5"/>
    <w:rsid w:val="00582C5D"/>
    <w:rsid w:val="00586A29"/>
    <w:rsid w:val="0058755C"/>
    <w:rsid w:val="00592545"/>
    <w:rsid w:val="00595596"/>
    <w:rsid w:val="00596DEC"/>
    <w:rsid w:val="00597267"/>
    <w:rsid w:val="005A2307"/>
    <w:rsid w:val="005A3C9E"/>
    <w:rsid w:val="005A6C2B"/>
    <w:rsid w:val="005B0E5B"/>
    <w:rsid w:val="005B5980"/>
    <w:rsid w:val="005C0F41"/>
    <w:rsid w:val="005C1B50"/>
    <w:rsid w:val="005C2747"/>
    <w:rsid w:val="005C5689"/>
    <w:rsid w:val="005C61AC"/>
    <w:rsid w:val="005C717A"/>
    <w:rsid w:val="005C7950"/>
    <w:rsid w:val="005D276D"/>
    <w:rsid w:val="005E0449"/>
    <w:rsid w:val="005E07D9"/>
    <w:rsid w:val="005E0F21"/>
    <w:rsid w:val="005E4B0D"/>
    <w:rsid w:val="005E5A7E"/>
    <w:rsid w:val="005E6778"/>
    <w:rsid w:val="005F0957"/>
    <w:rsid w:val="005F12EF"/>
    <w:rsid w:val="005F1AE2"/>
    <w:rsid w:val="005F2A6A"/>
    <w:rsid w:val="005F2D3D"/>
    <w:rsid w:val="005F2D53"/>
    <w:rsid w:val="005F41EC"/>
    <w:rsid w:val="005F4354"/>
    <w:rsid w:val="005F5495"/>
    <w:rsid w:val="00602EB6"/>
    <w:rsid w:val="006100AC"/>
    <w:rsid w:val="00610E99"/>
    <w:rsid w:val="006154FF"/>
    <w:rsid w:val="0061622D"/>
    <w:rsid w:val="00617938"/>
    <w:rsid w:val="00622156"/>
    <w:rsid w:val="006233F2"/>
    <w:rsid w:val="00624E06"/>
    <w:rsid w:val="00626033"/>
    <w:rsid w:val="00626F87"/>
    <w:rsid w:val="006333BB"/>
    <w:rsid w:val="00636685"/>
    <w:rsid w:val="00640314"/>
    <w:rsid w:val="00644171"/>
    <w:rsid w:val="0064444D"/>
    <w:rsid w:val="00646FC7"/>
    <w:rsid w:val="00653D85"/>
    <w:rsid w:val="0065517B"/>
    <w:rsid w:val="00657E7C"/>
    <w:rsid w:val="006621D0"/>
    <w:rsid w:val="00663CD1"/>
    <w:rsid w:val="00672C00"/>
    <w:rsid w:val="00681B71"/>
    <w:rsid w:val="00682490"/>
    <w:rsid w:val="00684F33"/>
    <w:rsid w:val="00686E67"/>
    <w:rsid w:val="00686FF7"/>
    <w:rsid w:val="00691BD5"/>
    <w:rsid w:val="00693F77"/>
    <w:rsid w:val="00694317"/>
    <w:rsid w:val="006953B2"/>
    <w:rsid w:val="006967C9"/>
    <w:rsid w:val="006969C5"/>
    <w:rsid w:val="006A0849"/>
    <w:rsid w:val="006A0B88"/>
    <w:rsid w:val="006A164F"/>
    <w:rsid w:val="006A211E"/>
    <w:rsid w:val="006A2CA1"/>
    <w:rsid w:val="006A4E62"/>
    <w:rsid w:val="006B1DBF"/>
    <w:rsid w:val="006B2EFC"/>
    <w:rsid w:val="006B3251"/>
    <w:rsid w:val="006B4395"/>
    <w:rsid w:val="006B486D"/>
    <w:rsid w:val="006B4A7E"/>
    <w:rsid w:val="006B5577"/>
    <w:rsid w:val="006B5921"/>
    <w:rsid w:val="006B73D6"/>
    <w:rsid w:val="006C0B26"/>
    <w:rsid w:val="006C4E7A"/>
    <w:rsid w:val="006C5B14"/>
    <w:rsid w:val="006D0357"/>
    <w:rsid w:val="006D176F"/>
    <w:rsid w:val="006D2B23"/>
    <w:rsid w:val="006D6FE0"/>
    <w:rsid w:val="006D7766"/>
    <w:rsid w:val="006D7840"/>
    <w:rsid w:val="006D7B8C"/>
    <w:rsid w:val="006E0252"/>
    <w:rsid w:val="006E26EC"/>
    <w:rsid w:val="006E560B"/>
    <w:rsid w:val="007031FF"/>
    <w:rsid w:val="00706630"/>
    <w:rsid w:val="00710FD7"/>
    <w:rsid w:val="00712C82"/>
    <w:rsid w:val="00721D7E"/>
    <w:rsid w:val="007221FD"/>
    <w:rsid w:val="00725F8E"/>
    <w:rsid w:val="00730A22"/>
    <w:rsid w:val="00737712"/>
    <w:rsid w:val="00740546"/>
    <w:rsid w:val="00741C7F"/>
    <w:rsid w:val="00742C74"/>
    <w:rsid w:val="007436CD"/>
    <w:rsid w:val="00746372"/>
    <w:rsid w:val="0074740A"/>
    <w:rsid w:val="0075001E"/>
    <w:rsid w:val="00751EE8"/>
    <w:rsid w:val="00752C66"/>
    <w:rsid w:val="00757A49"/>
    <w:rsid w:val="00761DBA"/>
    <w:rsid w:val="00763B6D"/>
    <w:rsid w:val="00763C6D"/>
    <w:rsid w:val="00764359"/>
    <w:rsid w:val="00765F4A"/>
    <w:rsid w:val="007669A0"/>
    <w:rsid w:val="00767799"/>
    <w:rsid w:val="00767BE2"/>
    <w:rsid w:val="007709A0"/>
    <w:rsid w:val="00770A2F"/>
    <w:rsid w:val="00774EE2"/>
    <w:rsid w:val="007801C9"/>
    <w:rsid w:val="0078119D"/>
    <w:rsid w:val="00782320"/>
    <w:rsid w:val="007827A3"/>
    <w:rsid w:val="007907E5"/>
    <w:rsid w:val="007942D5"/>
    <w:rsid w:val="00794D22"/>
    <w:rsid w:val="00797C46"/>
    <w:rsid w:val="007A0901"/>
    <w:rsid w:val="007A0BD8"/>
    <w:rsid w:val="007A108D"/>
    <w:rsid w:val="007A377E"/>
    <w:rsid w:val="007B23CC"/>
    <w:rsid w:val="007B5A48"/>
    <w:rsid w:val="007C2259"/>
    <w:rsid w:val="007C29E3"/>
    <w:rsid w:val="007C2E3C"/>
    <w:rsid w:val="007C3CD2"/>
    <w:rsid w:val="007C644D"/>
    <w:rsid w:val="007C67FF"/>
    <w:rsid w:val="007D03C4"/>
    <w:rsid w:val="007D41BE"/>
    <w:rsid w:val="007D6439"/>
    <w:rsid w:val="007E294E"/>
    <w:rsid w:val="007E4FD3"/>
    <w:rsid w:val="007E5AF2"/>
    <w:rsid w:val="007E7BA9"/>
    <w:rsid w:val="007F0441"/>
    <w:rsid w:val="007F441F"/>
    <w:rsid w:val="007F7557"/>
    <w:rsid w:val="007F7EC8"/>
    <w:rsid w:val="00801A3A"/>
    <w:rsid w:val="00804F91"/>
    <w:rsid w:val="00812899"/>
    <w:rsid w:val="00813392"/>
    <w:rsid w:val="0081370D"/>
    <w:rsid w:val="008138BF"/>
    <w:rsid w:val="0082097B"/>
    <w:rsid w:val="008377E3"/>
    <w:rsid w:val="00841758"/>
    <w:rsid w:val="0084198F"/>
    <w:rsid w:val="00841E86"/>
    <w:rsid w:val="00842416"/>
    <w:rsid w:val="0084246F"/>
    <w:rsid w:val="0084439F"/>
    <w:rsid w:val="00845CAD"/>
    <w:rsid w:val="0084751F"/>
    <w:rsid w:val="00853215"/>
    <w:rsid w:val="00853CEA"/>
    <w:rsid w:val="008556A4"/>
    <w:rsid w:val="0085644B"/>
    <w:rsid w:val="00861057"/>
    <w:rsid w:val="00861B3C"/>
    <w:rsid w:val="0086217D"/>
    <w:rsid w:val="00864BC2"/>
    <w:rsid w:val="008674AD"/>
    <w:rsid w:val="00875324"/>
    <w:rsid w:val="00880636"/>
    <w:rsid w:val="008818C3"/>
    <w:rsid w:val="00884AAD"/>
    <w:rsid w:val="00884F0C"/>
    <w:rsid w:val="008930B9"/>
    <w:rsid w:val="00893B46"/>
    <w:rsid w:val="0089732A"/>
    <w:rsid w:val="0089747A"/>
    <w:rsid w:val="008A13F1"/>
    <w:rsid w:val="008A4D92"/>
    <w:rsid w:val="008A5331"/>
    <w:rsid w:val="008A5F6B"/>
    <w:rsid w:val="008B03DB"/>
    <w:rsid w:val="008B06A8"/>
    <w:rsid w:val="008B475D"/>
    <w:rsid w:val="008B641D"/>
    <w:rsid w:val="008B6434"/>
    <w:rsid w:val="008B6C61"/>
    <w:rsid w:val="008B7A80"/>
    <w:rsid w:val="008C0C96"/>
    <w:rsid w:val="008C30E0"/>
    <w:rsid w:val="008C4CE1"/>
    <w:rsid w:val="008C5A3E"/>
    <w:rsid w:val="008C61BF"/>
    <w:rsid w:val="008C6B5C"/>
    <w:rsid w:val="008C72DF"/>
    <w:rsid w:val="008C72F4"/>
    <w:rsid w:val="008C7A28"/>
    <w:rsid w:val="008D0444"/>
    <w:rsid w:val="008D20DF"/>
    <w:rsid w:val="008D2B7B"/>
    <w:rsid w:val="008D3BD7"/>
    <w:rsid w:val="008D4AE4"/>
    <w:rsid w:val="008E22D6"/>
    <w:rsid w:val="008E5462"/>
    <w:rsid w:val="008F2554"/>
    <w:rsid w:val="008F6591"/>
    <w:rsid w:val="008F7912"/>
    <w:rsid w:val="0090090C"/>
    <w:rsid w:val="00905196"/>
    <w:rsid w:val="00907A5E"/>
    <w:rsid w:val="009161B9"/>
    <w:rsid w:val="009175D6"/>
    <w:rsid w:val="00920AD8"/>
    <w:rsid w:val="00920D5E"/>
    <w:rsid w:val="00921694"/>
    <w:rsid w:val="00922281"/>
    <w:rsid w:val="00930671"/>
    <w:rsid w:val="00936BDC"/>
    <w:rsid w:val="00937F7F"/>
    <w:rsid w:val="00941207"/>
    <w:rsid w:val="009434E2"/>
    <w:rsid w:val="009441D8"/>
    <w:rsid w:val="00946A14"/>
    <w:rsid w:val="0095040F"/>
    <w:rsid w:val="00950C2D"/>
    <w:rsid w:val="00952267"/>
    <w:rsid w:val="00957C7F"/>
    <w:rsid w:val="00960AA2"/>
    <w:rsid w:val="00960DAA"/>
    <w:rsid w:val="0096409F"/>
    <w:rsid w:val="00965547"/>
    <w:rsid w:val="009656A7"/>
    <w:rsid w:val="00972725"/>
    <w:rsid w:val="009777D5"/>
    <w:rsid w:val="009820CA"/>
    <w:rsid w:val="0098237C"/>
    <w:rsid w:val="009872AD"/>
    <w:rsid w:val="00987328"/>
    <w:rsid w:val="00990633"/>
    <w:rsid w:val="00991783"/>
    <w:rsid w:val="00991A09"/>
    <w:rsid w:val="0099685E"/>
    <w:rsid w:val="00997383"/>
    <w:rsid w:val="009A1B93"/>
    <w:rsid w:val="009A3BB1"/>
    <w:rsid w:val="009B1616"/>
    <w:rsid w:val="009B218D"/>
    <w:rsid w:val="009B290B"/>
    <w:rsid w:val="009B2C72"/>
    <w:rsid w:val="009B3293"/>
    <w:rsid w:val="009B53CD"/>
    <w:rsid w:val="009C0268"/>
    <w:rsid w:val="009C6F33"/>
    <w:rsid w:val="009D0A59"/>
    <w:rsid w:val="009D33C0"/>
    <w:rsid w:val="009D6201"/>
    <w:rsid w:val="009D7818"/>
    <w:rsid w:val="009E1F74"/>
    <w:rsid w:val="009E2817"/>
    <w:rsid w:val="009E3E3E"/>
    <w:rsid w:val="009F2872"/>
    <w:rsid w:val="009F6347"/>
    <w:rsid w:val="009F6C90"/>
    <w:rsid w:val="009F71A1"/>
    <w:rsid w:val="009F7507"/>
    <w:rsid w:val="009F7A40"/>
    <w:rsid w:val="00A06974"/>
    <w:rsid w:val="00A12B5C"/>
    <w:rsid w:val="00A15612"/>
    <w:rsid w:val="00A165C8"/>
    <w:rsid w:val="00A16FA3"/>
    <w:rsid w:val="00A173B1"/>
    <w:rsid w:val="00A2069D"/>
    <w:rsid w:val="00A23B49"/>
    <w:rsid w:val="00A24AE2"/>
    <w:rsid w:val="00A26EF9"/>
    <w:rsid w:val="00A31288"/>
    <w:rsid w:val="00A36711"/>
    <w:rsid w:val="00A3716A"/>
    <w:rsid w:val="00A3771B"/>
    <w:rsid w:val="00A4018C"/>
    <w:rsid w:val="00A411CB"/>
    <w:rsid w:val="00A41E38"/>
    <w:rsid w:val="00A53783"/>
    <w:rsid w:val="00A5413F"/>
    <w:rsid w:val="00A55BA1"/>
    <w:rsid w:val="00A57C1E"/>
    <w:rsid w:val="00A60806"/>
    <w:rsid w:val="00A60A96"/>
    <w:rsid w:val="00A61867"/>
    <w:rsid w:val="00A6231F"/>
    <w:rsid w:val="00A62C67"/>
    <w:rsid w:val="00A651F2"/>
    <w:rsid w:val="00A66E39"/>
    <w:rsid w:val="00A7018C"/>
    <w:rsid w:val="00A71C3A"/>
    <w:rsid w:val="00A75834"/>
    <w:rsid w:val="00A779DE"/>
    <w:rsid w:val="00A77EF4"/>
    <w:rsid w:val="00A835EA"/>
    <w:rsid w:val="00A83734"/>
    <w:rsid w:val="00A851FA"/>
    <w:rsid w:val="00A900C2"/>
    <w:rsid w:val="00A929F8"/>
    <w:rsid w:val="00A952B5"/>
    <w:rsid w:val="00A95DD9"/>
    <w:rsid w:val="00A96B7A"/>
    <w:rsid w:val="00AA472B"/>
    <w:rsid w:val="00AA564E"/>
    <w:rsid w:val="00AA6227"/>
    <w:rsid w:val="00AB399D"/>
    <w:rsid w:val="00AB774E"/>
    <w:rsid w:val="00AC0105"/>
    <w:rsid w:val="00AC013C"/>
    <w:rsid w:val="00AC0F42"/>
    <w:rsid w:val="00AC1316"/>
    <w:rsid w:val="00AC2E68"/>
    <w:rsid w:val="00AC3749"/>
    <w:rsid w:val="00AC5194"/>
    <w:rsid w:val="00AD0F21"/>
    <w:rsid w:val="00AD6E07"/>
    <w:rsid w:val="00AE57C5"/>
    <w:rsid w:val="00AE77A3"/>
    <w:rsid w:val="00AE78E2"/>
    <w:rsid w:val="00AF0A68"/>
    <w:rsid w:val="00AF48FF"/>
    <w:rsid w:val="00AF4BB1"/>
    <w:rsid w:val="00AF6616"/>
    <w:rsid w:val="00B00D4F"/>
    <w:rsid w:val="00B040D4"/>
    <w:rsid w:val="00B06751"/>
    <w:rsid w:val="00B06920"/>
    <w:rsid w:val="00B06D26"/>
    <w:rsid w:val="00B14E32"/>
    <w:rsid w:val="00B15EB3"/>
    <w:rsid w:val="00B178AE"/>
    <w:rsid w:val="00B17A6B"/>
    <w:rsid w:val="00B201F8"/>
    <w:rsid w:val="00B2468E"/>
    <w:rsid w:val="00B25B8E"/>
    <w:rsid w:val="00B36A6C"/>
    <w:rsid w:val="00B41053"/>
    <w:rsid w:val="00B41E65"/>
    <w:rsid w:val="00B425D2"/>
    <w:rsid w:val="00B462D0"/>
    <w:rsid w:val="00B46790"/>
    <w:rsid w:val="00B500ED"/>
    <w:rsid w:val="00B5413B"/>
    <w:rsid w:val="00B56D6F"/>
    <w:rsid w:val="00B60D3D"/>
    <w:rsid w:val="00B61804"/>
    <w:rsid w:val="00B62C77"/>
    <w:rsid w:val="00B66439"/>
    <w:rsid w:val="00B75603"/>
    <w:rsid w:val="00B7629F"/>
    <w:rsid w:val="00B765D2"/>
    <w:rsid w:val="00B80351"/>
    <w:rsid w:val="00B8158C"/>
    <w:rsid w:val="00B8515D"/>
    <w:rsid w:val="00B90FF0"/>
    <w:rsid w:val="00B94157"/>
    <w:rsid w:val="00BA179E"/>
    <w:rsid w:val="00BA6340"/>
    <w:rsid w:val="00BA7021"/>
    <w:rsid w:val="00BB2A5A"/>
    <w:rsid w:val="00BB329C"/>
    <w:rsid w:val="00BB7ADA"/>
    <w:rsid w:val="00BC32ED"/>
    <w:rsid w:val="00BC3B85"/>
    <w:rsid w:val="00BD0898"/>
    <w:rsid w:val="00BD10A0"/>
    <w:rsid w:val="00BD23DC"/>
    <w:rsid w:val="00BD5BE4"/>
    <w:rsid w:val="00BD7559"/>
    <w:rsid w:val="00BE0772"/>
    <w:rsid w:val="00BE0C20"/>
    <w:rsid w:val="00BE277B"/>
    <w:rsid w:val="00BE315D"/>
    <w:rsid w:val="00BE4524"/>
    <w:rsid w:val="00BE4F5F"/>
    <w:rsid w:val="00BE4FBA"/>
    <w:rsid w:val="00BE5696"/>
    <w:rsid w:val="00BE5826"/>
    <w:rsid w:val="00BE716E"/>
    <w:rsid w:val="00BF79BA"/>
    <w:rsid w:val="00C01E71"/>
    <w:rsid w:val="00C03A43"/>
    <w:rsid w:val="00C04589"/>
    <w:rsid w:val="00C062BA"/>
    <w:rsid w:val="00C077FE"/>
    <w:rsid w:val="00C114A3"/>
    <w:rsid w:val="00C11F11"/>
    <w:rsid w:val="00C1203B"/>
    <w:rsid w:val="00C13CEF"/>
    <w:rsid w:val="00C14F07"/>
    <w:rsid w:val="00C1517B"/>
    <w:rsid w:val="00C25660"/>
    <w:rsid w:val="00C25675"/>
    <w:rsid w:val="00C26BC3"/>
    <w:rsid w:val="00C27B33"/>
    <w:rsid w:val="00C311E8"/>
    <w:rsid w:val="00C34911"/>
    <w:rsid w:val="00C34EF2"/>
    <w:rsid w:val="00C35CB8"/>
    <w:rsid w:val="00C42C0F"/>
    <w:rsid w:val="00C447F7"/>
    <w:rsid w:val="00C44BA0"/>
    <w:rsid w:val="00C45A92"/>
    <w:rsid w:val="00C512B7"/>
    <w:rsid w:val="00C5219D"/>
    <w:rsid w:val="00C52446"/>
    <w:rsid w:val="00C53CFF"/>
    <w:rsid w:val="00C573DC"/>
    <w:rsid w:val="00C57460"/>
    <w:rsid w:val="00C574DE"/>
    <w:rsid w:val="00C6099E"/>
    <w:rsid w:val="00C62656"/>
    <w:rsid w:val="00C6388D"/>
    <w:rsid w:val="00C64B47"/>
    <w:rsid w:val="00C7205F"/>
    <w:rsid w:val="00C774EA"/>
    <w:rsid w:val="00C81005"/>
    <w:rsid w:val="00C8114E"/>
    <w:rsid w:val="00C819F3"/>
    <w:rsid w:val="00C84ADC"/>
    <w:rsid w:val="00C94EDF"/>
    <w:rsid w:val="00C9555E"/>
    <w:rsid w:val="00C96907"/>
    <w:rsid w:val="00C97C60"/>
    <w:rsid w:val="00CA1249"/>
    <w:rsid w:val="00CA75B5"/>
    <w:rsid w:val="00CB4EBD"/>
    <w:rsid w:val="00CC37C4"/>
    <w:rsid w:val="00CC3A51"/>
    <w:rsid w:val="00CC4123"/>
    <w:rsid w:val="00CD3704"/>
    <w:rsid w:val="00CD4E59"/>
    <w:rsid w:val="00CE12C0"/>
    <w:rsid w:val="00CE4CC7"/>
    <w:rsid w:val="00CF1203"/>
    <w:rsid w:val="00CF4B98"/>
    <w:rsid w:val="00CF5E6C"/>
    <w:rsid w:val="00D00F28"/>
    <w:rsid w:val="00D046D5"/>
    <w:rsid w:val="00D06FE6"/>
    <w:rsid w:val="00D113CB"/>
    <w:rsid w:val="00D114B2"/>
    <w:rsid w:val="00D1243B"/>
    <w:rsid w:val="00D1284B"/>
    <w:rsid w:val="00D13CEB"/>
    <w:rsid w:val="00D1508A"/>
    <w:rsid w:val="00D1702D"/>
    <w:rsid w:val="00D1770A"/>
    <w:rsid w:val="00D25BFD"/>
    <w:rsid w:val="00D25F82"/>
    <w:rsid w:val="00D322CF"/>
    <w:rsid w:val="00D32BCB"/>
    <w:rsid w:val="00D3426F"/>
    <w:rsid w:val="00D422F0"/>
    <w:rsid w:val="00D44761"/>
    <w:rsid w:val="00D451EB"/>
    <w:rsid w:val="00D509C8"/>
    <w:rsid w:val="00D515E3"/>
    <w:rsid w:val="00D53BAC"/>
    <w:rsid w:val="00D564A0"/>
    <w:rsid w:val="00D61B3E"/>
    <w:rsid w:val="00D62EB9"/>
    <w:rsid w:val="00D64B9C"/>
    <w:rsid w:val="00D65D49"/>
    <w:rsid w:val="00D71EDE"/>
    <w:rsid w:val="00D7228A"/>
    <w:rsid w:val="00D725E1"/>
    <w:rsid w:val="00D75CF9"/>
    <w:rsid w:val="00D761D8"/>
    <w:rsid w:val="00D77EF7"/>
    <w:rsid w:val="00D80F52"/>
    <w:rsid w:val="00D81373"/>
    <w:rsid w:val="00D81FB0"/>
    <w:rsid w:val="00D82023"/>
    <w:rsid w:val="00D830C5"/>
    <w:rsid w:val="00D84CB9"/>
    <w:rsid w:val="00D85742"/>
    <w:rsid w:val="00D85947"/>
    <w:rsid w:val="00D91C34"/>
    <w:rsid w:val="00D926C0"/>
    <w:rsid w:val="00D927EF"/>
    <w:rsid w:val="00D93FE9"/>
    <w:rsid w:val="00D94DED"/>
    <w:rsid w:val="00D962BB"/>
    <w:rsid w:val="00D97C52"/>
    <w:rsid w:val="00DA137D"/>
    <w:rsid w:val="00DA2082"/>
    <w:rsid w:val="00DA39E5"/>
    <w:rsid w:val="00DA4CDC"/>
    <w:rsid w:val="00DA5C4F"/>
    <w:rsid w:val="00DB196E"/>
    <w:rsid w:val="00DC21EF"/>
    <w:rsid w:val="00DC4156"/>
    <w:rsid w:val="00DC52F2"/>
    <w:rsid w:val="00DD1589"/>
    <w:rsid w:val="00DE3994"/>
    <w:rsid w:val="00DE5B37"/>
    <w:rsid w:val="00DE5D9D"/>
    <w:rsid w:val="00DF15F2"/>
    <w:rsid w:val="00DF3B6C"/>
    <w:rsid w:val="00E01C6A"/>
    <w:rsid w:val="00E03FF2"/>
    <w:rsid w:val="00E04764"/>
    <w:rsid w:val="00E0680E"/>
    <w:rsid w:val="00E11F5B"/>
    <w:rsid w:val="00E12DD6"/>
    <w:rsid w:val="00E148C3"/>
    <w:rsid w:val="00E154F8"/>
    <w:rsid w:val="00E16399"/>
    <w:rsid w:val="00E21261"/>
    <w:rsid w:val="00E24716"/>
    <w:rsid w:val="00E25751"/>
    <w:rsid w:val="00E25F93"/>
    <w:rsid w:val="00E31C3D"/>
    <w:rsid w:val="00E335CD"/>
    <w:rsid w:val="00E34383"/>
    <w:rsid w:val="00E34F30"/>
    <w:rsid w:val="00E37D40"/>
    <w:rsid w:val="00E43275"/>
    <w:rsid w:val="00E509AF"/>
    <w:rsid w:val="00E54FC1"/>
    <w:rsid w:val="00E57BE1"/>
    <w:rsid w:val="00E61F7B"/>
    <w:rsid w:val="00E63A0C"/>
    <w:rsid w:val="00E64A0F"/>
    <w:rsid w:val="00E65A9F"/>
    <w:rsid w:val="00E70440"/>
    <w:rsid w:val="00E73631"/>
    <w:rsid w:val="00E75E82"/>
    <w:rsid w:val="00E76989"/>
    <w:rsid w:val="00E8191A"/>
    <w:rsid w:val="00E87EEA"/>
    <w:rsid w:val="00E903D4"/>
    <w:rsid w:val="00E9151D"/>
    <w:rsid w:val="00E92920"/>
    <w:rsid w:val="00E97FD8"/>
    <w:rsid w:val="00EA1550"/>
    <w:rsid w:val="00EA2442"/>
    <w:rsid w:val="00EA51F7"/>
    <w:rsid w:val="00EB55A5"/>
    <w:rsid w:val="00EC18F3"/>
    <w:rsid w:val="00EC288B"/>
    <w:rsid w:val="00EC3C94"/>
    <w:rsid w:val="00EC4457"/>
    <w:rsid w:val="00EC4608"/>
    <w:rsid w:val="00ED036D"/>
    <w:rsid w:val="00ED1513"/>
    <w:rsid w:val="00ED2B3A"/>
    <w:rsid w:val="00ED4CF3"/>
    <w:rsid w:val="00ED6665"/>
    <w:rsid w:val="00ED6FEF"/>
    <w:rsid w:val="00ED72E6"/>
    <w:rsid w:val="00EE2EE8"/>
    <w:rsid w:val="00EF17E6"/>
    <w:rsid w:val="00F03C70"/>
    <w:rsid w:val="00F067A6"/>
    <w:rsid w:val="00F12032"/>
    <w:rsid w:val="00F12470"/>
    <w:rsid w:val="00F136B0"/>
    <w:rsid w:val="00F155D1"/>
    <w:rsid w:val="00F16DE5"/>
    <w:rsid w:val="00F20547"/>
    <w:rsid w:val="00F23093"/>
    <w:rsid w:val="00F2713A"/>
    <w:rsid w:val="00F276F2"/>
    <w:rsid w:val="00F30958"/>
    <w:rsid w:val="00F32291"/>
    <w:rsid w:val="00F36541"/>
    <w:rsid w:val="00F372DE"/>
    <w:rsid w:val="00F374F9"/>
    <w:rsid w:val="00F42F13"/>
    <w:rsid w:val="00F47BE3"/>
    <w:rsid w:val="00F51733"/>
    <w:rsid w:val="00F547F1"/>
    <w:rsid w:val="00F54C25"/>
    <w:rsid w:val="00F55CD7"/>
    <w:rsid w:val="00F57823"/>
    <w:rsid w:val="00F6476E"/>
    <w:rsid w:val="00F65CE6"/>
    <w:rsid w:val="00F7374C"/>
    <w:rsid w:val="00F754D3"/>
    <w:rsid w:val="00F770D9"/>
    <w:rsid w:val="00F80B2B"/>
    <w:rsid w:val="00F82530"/>
    <w:rsid w:val="00F83DAA"/>
    <w:rsid w:val="00F8477E"/>
    <w:rsid w:val="00F863D0"/>
    <w:rsid w:val="00F87B43"/>
    <w:rsid w:val="00F93F82"/>
    <w:rsid w:val="00F96F13"/>
    <w:rsid w:val="00F97C58"/>
    <w:rsid w:val="00FA052D"/>
    <w:rsid w:val="00FA2785"/>
    <w:rsid w:val="00FA2E50"/>
    <w:rsid w:val="00FA50CD"/>
    <w:rsid w:val="00FA604D"/>
    <w:rsid w:val="00FA6EF3"/>
    <w:rsid w:val="00FB124A"/>
    <w:rsid w:val="00FB153B"/>
    <w:rsid w:val="00FB1D76"/>
    <w:rsid w:val="00FB2D48"/>
    <w:rsid w:val="00FB33BC"/>
    <w:rsid w:val="00FB5C39"/>
    <w:rsid w:val="00FC2C82"/>
    <w:rsid w:val="00FD6C4E"/>
    <w:rsid w:val="00FD6F86"/>
    <w:rsid w:val="00FE04A1"/>
    <w:rsid w:val="00FE19FE"/>
    <w:rsid w:val="00FE4DFD"/>
    <w:rsid w:val="00FE6BC1"/>
    <w:rsid w:val="00FF3E45"/>
    <w:rsid w:val="00FF556B"/>
    <w:rsid w:val="00F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4CD85"/>
  <w15:docId w15:val="{40FB1D79-1D7C-419B-A1CE-14A6FC85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51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94DC8"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166CC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1316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316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316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316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316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316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316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51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06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706630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F42F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link w:val="a6"/>
    <w:uiPriority w:val="99"/>
    <w:rsid w:val="00F42F13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F42F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link w:val="a8"/>
    <w:uiPriority w:val="99"/>
    <w:rsid w:val="00F42F13"/>
    <w:rPr>
      <w:rFonts w:ascii="Calibri" w:eastAsia="Calibri" w:hAnsi="Calibri" w:cs="Times New Roman"/>
    </w:rPr>
  </w:style>
  <w:style w:type="character" w:customStyle="1" w:styleId="10">
    <w:name w:val="Заголовок 1 Знак"/>
    <w:link w:val="1"/>
    <w:uiPriority w:val="9"/>
    <w:rsid w:val="00194DC8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paragraph" w:styleId="aa">
    <w:name w:val="TOC Heading"/>
    <w:basedOn w:val="1"/>
    <w:next w:val="a"/>
    <w:uiPriority w:val="39"/>
    <w:semiHidden/>
    <w:unhideWhenUsed/>
    <w:qFormat/>
    <w:rsid w:val="00C94ED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B0CBC"/>
    <w:pPr>
      <w:tabs>
        <w:tab w:val="left" w:pos="440"/>
        <w:tab w:val="right" w:leader="dot" w:pos="9345"/>
      </w:tabs>
      <w:spacing w:after="100"/>
    </w:pPr>
  </w:style>
  <w:style w:type="character" w:styleId="ab">
    <w:name w:val="Hyperlink"/>
    <w:uiPriority w:val="99"/>
    <w:unhideWhenUsed/>
    <w:rsid w:val="00C94EDF"/>
    <w:rPr>
      <w:color w:val="0000FF"/>
      <w:u w:val="single"/>
    </w:rPr>
  </w:style>
  <w:style w:type="character" w:styleId="ac">
    <w:name w:val="annotation reference"/>
    <w:uiPriority w:val="99"/>
    <w:semiHidden/>
    <w:unhideWhenUsed/>
    <w:rsid w:val="005459A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459A6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5459A6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459A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5459A6"/>
    <w:rPr>
      <w:rFonts w:ascii="Calibri" w:eastAsia="Calibri" w:hAnsi="Calibri" w:cs="Times New Roman"/>
      <w:b/>
      <w:bCs/>
      <w:sz w:val="20"/>
      <w:szCs w:val="20"/>
    </w:rPr>
  </w:style>
  <w:style w:type="table" w:styleId="af1">
    <w:name w:val="Table Grid"/>
    <w:basedOn w:val="a1"/>
    <w:uiPriority w:val="59"/>
    <w:rsid w:val="00F32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uiPriority w:val="9"/>
    <w:rsid w:val="005166CC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040F3B"/>
    <w:pPr>
      <w:spacing w:after="100"/>
      <w:ind w:left="220"/>
    </w:pPr>
  </w:style>
  <w:style w:type="paragraph" w:styleId="af2">
    <w:name w:val="footnote text"/>
    <w:basedOn w:val="a"/>
    <w:link w:val="af3"/>
    <w:uiPriority w:val="99"/>
    <w:semiHidden/>
    <w:unhideWhenUsed/>
    <w:rsid w:val="00A71C3A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sid w:val="00A71C3A"/>
    <w:rPr>
      <w:rFonts w:ascii="Calibri" w:eastAsia="Calibri" w:hAnsi="Calibri" w:cs="Times New Roman"/>
      <w:sz w:val="20"/>
      <w:szCs w:val="20"/>
    </w:rPr>
  </w:style>
  <w:style w:type="character" w:styleId="af4">
    <w:name w:val="footnote reference"/>
    <w:uiPriority w:val="99"/>
    <w:semiHidden/>
    <w:unhideWhenUsed/>
    <w:rsid w:val="00A71C3A"/>
    <w:rPr>
      <w:vertAlign w:val="superscript"/>
    </w:rPr>
  </w:style>
  <w:style w:type="character" w:customStyle="1" w:styleId="30">
    <w:name w:val="Заголовок 3 Знак"/>
    <w:link w:val="3"/>
    <w:uiPriority w:val="9"/>
    <w:rsid w:val="00AC1316"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character" w:customStyle="1" w:styleId="40">
    <w:name w:val="Заголовок 4 Знак"/>
    <w:link w:val="4"/>
    <w:uiPriority w:val="9"/>
    <w:semiHidden/>
    <w:rsid w:val="00AC1316"/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AC1316"/>
    <w:rPr>
      <w:rFonts w:ascii="Cambria" w:eastAsia="Times New Roman" w:hAnsi="Cambria"/>
      <w:color w:val="243F60"/>
      <w:sz w:val="22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AC1316"/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AC1316"/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character" w:customStyle="1" w:styleId="80">
    <w:name w:val="Заголовок 8 Знак"/>
    <w:link w:val="8"/>
    <w:uiPriority w:val="9"/>
    <w:semiHidden/>
    <w:rsid w:val="00AC1316"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link w:val="9"/>
    <w:uiPriority w:val="9"/>
    <w:semiHidden/>
    <w:rsid w:val="00AC1316"/>
    <w:rPr>
      <w:rFonts w:ascii="Cambria" w:eastAsia="Times New Roman" w:hAnsi="Cambria"/>
      <w:i/>
      <w:iCs/>
      <w:color w:val="404040"/>
      <w:lang w:eastAsia="en-US"/>
    </w:rPr>
  </w:style>
  <w:style w:type="character" w:customStyle="1" w:styleId="apple-converted-space">
    <w:name w:val="apple-converted-space"/>
    <w:basedOn w:val="a0"/>
    <w:rsid w:val="00BC3B85"/>
  </w:style>
  <w:style w:type="paragraph" w:customStyle="1" w:styleId="Normal-my">
    <w:name w:val="Normal - my"/>
    <w:rsid w:val="008C30E0"/>
    <w:rPr>
      <w:rFonts w:ascii="Times New Roman" w:eastAsia="Times New Roman" w:hAnsi="Times New Roman"/>
      <w:sz w:val="24"/>
      <w:szCs w:val="24"/>
      <w:lang w:eastAsia="en-US"/>
    </w:rPr>
  </w:style>
  <w:style w:type="paragraph" w:styleId="af5">
    <w:name w:val="caption"/>
    <w:basedOn w:val="a"/>
    <w:next w:val="a"/>
    <w:unhideWhenUsed/>
    <w:qFormat/>
    <w:rsid w:val="002C270E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pb1body1">
    <w:name w:val="pb1_body1"/>
    <w:basedOn w:val="a"/>
    <w:rsid w:val="00486A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87EEA"/>
    <w:pPr>
      <w:spacing w:after="100"/>
      <w:ind w:left="440"/>
    </w:pPr>
  </w:style>
  <w:style w:type="paragraph" w:styleId="af6">
    <w:name w:val="No Spacing"/>
    <w:uiPriority w:val="1"/>
    <w:qFormat/>
    <w:rsid w:val="00481F29"/>
    <w:rPr>
      <w:sz w:val="22"/>
      <w:szCs w:val="22"/>
      <w:lang w:eastAsia="en-US"/>
    </w:rPr>
  </w:style>
  <w:style w:type="character" w:styleId="af7">
    <w:name w:val="FollowedHyperlink"/>
    <w:basedOn w:val="a0"/>
    <w:uiPriority w:val="99"/>
    <w:semiHidden/>
    <w:unhideWhenUsed/>
    <w:rsid w:val="00E509AF"/>
    <w:rPr>
      <w:color w:val="800080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4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2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104">
          <w:marLeft w:val="0"/>
          <w:marRight w:val="0"/>
          <w:marTop w:val="0"/>
          <w:marBottom w:val="225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</w:divsChild>
    </w:div>
    <w:div w:id="6584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1343">
          <w:marLeft w:val="0"/>
          <w:marRight w:val="0"/>
          <w:marTop w:val="0"/>
          <w:marBottom w:val="225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</w:divsChild>
    </w:div>
    <w:div w:id="17531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179">
          <w:marLeft w:val="0"/>
          <w:marRight w:val="0"/>
          <w:marTop w:val="0"/>
          <w:marBottom w:val="225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droid-tv/streaming-gami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ites.google.com/view/droid-tv/" TargetMode="External"/><Relationship Id="rId26" Type="http://schemas.openxmlformats.org/officeDocument/2006/relationships/image" Target="media/image13.png"/><Relationship Id="rId39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42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://cdn.beetv.kz/static/fw/sec.zip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5.png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docs.google.com/spreadsheets/d/1Hk-LyLoPyUo26HkihlvP3_qNzvzx6MwtNZ6WNdA8Eo8/edit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bit.ly/fw_dl" TargetMode="External"/><Relationship Id="rId28" Type="http://schemas.openxmlformats.org/officeDocument/2006/relationships/hyperlink" Target="https://play.google.com/store/apps/details?id=com.studionivadev.pingtrace&amp;hl=en_US" TargetMode="External"/><Relationship Id="rId36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yperlink" Target="https://play.google.com/store/apps/details?id=org.zwanoo.android.speedtest" TargetMode="External"/><Relationship Id="rId27" Type="http://schemas.openxmlformats.org/officeDocument/2006/relationships/image" Target="media/image14.jpeg"/><Relationship Id="rId30" Type="http://schemas.openxmlformats.org/officeDocument/2006/relationships/hyperlink" Target="http://cdn.beetv.kz/static/fw_old/speed.test" TargetMode="Externa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7615D0-EB90-48CE-80D2-03BFA883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3042</TotalTime>
  <Pages>25</Pages>
  <Words>4407</Words>
  <Characters>25124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решение по включению платформы TVE на сети Вымпелком</vt:lpstr>
    </vt:vector>
  </TitlesOfParts>
  <Company>VIMPELCOM</Company>
  <LinksUpToDate>false</LinksUpToDate>
  <CharactersWithSpaces>29473</CharactersWithSpaces>
  <SharedDoc>false</SharedDoc>
  <HLinks>
    <vt:vector size="126" baseType="variant"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_Toc474839138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_Toc474839137</vt:lpwstr>
      </vt:variant>
      <vt:variant>
        <vt:i4>1179698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_Toc474839136</vt:lpwstr>
      </vt:variant>
      <vt:variant>
        <vt:i4>1179698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_Toc474839135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_Toc474839134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_Toc474839133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_Toc474839132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_Toc474839131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_Toc474839130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_Toc474839129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_Toc474839128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_Toc474839127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_Toc474839126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_Toc474839125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_Toc474839124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_Toc474839123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_Toc474839122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_Toc474839121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_Toc474839120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_Toc474839119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_Toc474839118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решение по включению платформы TVE на сети Вымпелком</dc:title>
  <dc:creator>Падин Дмитрий Андреевич</dc:creator>
  <cp:lastModifiedBy>Роман Федоров</cp:lastModifiedBy>
  <cp:revision>5</cp:revision>
  <cp:lastPrinted>2019-10-02T11:09:00Z</cp:lastPrinted>
  <dcterms:created xsi:type="dcterms:W3CDTF">2020-09-04T10:09:00Z</dcterms:created>
  <dcterms:modified xsi:type="dcterms:W3CDTF">2021-12-22T09:39:00Z</dcterms:modified>
</cp:coreProperties>
</file>